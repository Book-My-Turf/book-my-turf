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425B" w14:textId="77777777" w:rsidR="00D70F0A" w:rsidRPr="00A53549" w:rsidRDefault="00D70F0A" w:rsidP="004C4CA2">
      <w:pPr>
        <w:ind w:left="0"/>
        <w:rPr>
          <w:b/>
          <w:sz w:val="22"/>
          <w:u w:val="single"/>
          <w:lang w:eastAsia="ja-JP"/>
        </w:rPr>
      </w:pPr>
    </w:p>
    <w:p w14:paraId="540378B2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243A3283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67B08A01" w14:textId="77777777" w:rsidR="00D70F0A" w:rsidRPr="00A53549" w:rsidRDefault="00D70F0A" w:rsidP="00D70F0A">
      <w:pPr>
        <w:ind w:left="0"/>
      </w:pPr>
    </w:p>
    <w:p w14:paraId="7AAB2DF6" w14:textId="77777777" w:rsidR="00D70F0A" w:rsidRPr="00A53549" w:rsidRDefault="00D70F0A" w:rsidP="00D70F0A">
      <w:pPr>
        <w:ind w:left="0"/>
      </w:pPr>
    </w:p>
    <w:p w14:paraId="140F4243" w14:textId="77777777" w:rsidR="00D70F0A" w:rsidRPr="00A53549" w:rsidRDefault="00D70F0A" w:rsidP="00D70F0A">
      <w:pPr>
        <w:ind w:left="0"/>
      </w:pPr>
    </w:p>
    <w:p w14:paraId="286DBC9D" w14:textId="77777777" w:rsidR="00D70F0A" w:rsidRPr="00A53549" w:rsidRDefault="00D70F0A" w:rsidP="00D70F0A">
      <w:pPr>
        <w:ind w:left="0"/>
      </w:pPr>
    </w:p>
    <w:p w14:paraId="14E99653" w14:textId="77777777" w:rsidR="00D70F0A" w:rsidRPr="00A53549" w:rsidRDefault="00D70F0A" w:rsidP="00D70F0A">
      <w:pPr>
        <w:ind w:left="0"/>
      </w:pPr>
    </w:p>
    <w:p w14:paraId="6038A5F9" w14:textId="77777777" w:rsidR="00D70F0A" w:rsidRPr="00A53549" w:rsidRDefault="00D70F0A" w:rsidP="00D70F0A">
      <w:pPr>
        <w:pBdr>
          <w:top w:val="single" w:sz="18" w:space="1" w:color="auto"/>
        </w:pBdr>
        <w:ind w:left="0"/>
      </w:pPr>
    </w:p>
    <w:p w14:paraId="69B24EF1" w14:textId="097A64AF" w:rsidR="00D70F0A" w:rsidRPr="00A53549" w:rsidRDefault="00952251" w:rsidP="00D70F0A">
      <w:pPr>
        <w:pBdr>
          <w:bottom w:val="single" w:sz="18" w:space="1" w:color="auto"/>
        </w:pBdr>
        <w:ind w:left="0"/>
        <w:rPr>
          <w:sz w:val="40"/>
        </w:rPr>
      </w:pPr>
      <w:bookmarkStart w:id="0" w:name="DocTitle"/>
      <w:r w:rsidRPr="00A53549">
        <w:rPr>
          <w:sz w:val="40"/>
          <w:lang w:eastAsia="ja-JP"/>
        </w:rPr>
        <w:t>System</w:t>
      </w:r>
      <w:r w:rsidRPr="00A53549">
        <w:rPr>
          <w:sz w:val="40"/>
        </w:rPr>
        <w:t xml:space="preserve"> Requirements Statement (</w:t>
      </w:r>
      <w:r w:rsidRPr="00A53549">
        <w:rPr>
          <w:sz w:val="40"/>
          <w:lang w:eastAsia="ja-JP"/>
        </w:rPr>
        <w:t>S</w:t>
      </w:r>
      <w:r w:rsidRPr="00A53549">
        <w:rPr>
          <w:sz w:val="40"/>
        </w:rPr>
        <w:t xml:space="preserve">RS) – </w:t>
      </w:r>
      <w:bookmarkEnd w:id="0"/>
      <w:proofErr w:type="spellStart"/>
      <w:r w:rsidR="00EE3C52" w:rsidRPr="00A53549">
        <w:rPr>
          <w:sz w:val="40"/>
          <w:lang w:eastAsia="ja-JP"/>
        </w:rPr>
        <w:t>BookMyTurf</w:t>
      </w:r>
      <w:proofErr w:type="spellEnd"/>
    </w:p>
    <w:p w14:paraId="788B5794" w14:textId="77777777" w:rsidR="00D70F0A" w:rsidRPr="00A53549" w:rsidRDefault="00D70F0A" w:rsidP="00D70F0A">
      <w:pPr>
        <w:pBdr>
          <w:bottom w:val="single" w:sz="18" w:space="1" w:color="auto"/>
        </w:pBdr>
        <w:ind w:left="0"/>
      </w:pPr>
    </w:p>
    <w:p w14:paraId="14ABB56A" w14:textId="77777777" w:rsidR="00D70F0A" w:rsidRPr="00A53549" w:rsidRDefault="00D70F0A" w:rsidP="00D70F0A">
      <w:pPr>
        <w:ind w:left="0"/>
      </w:pPr>
    </w:p>
    <w:p w14:paraId="1A5B65AC" w14:textId="77777777" w:rsidR="00D70F0A" w:rsidRPr="00A53549" w:rsidRDefault="00D70F0A" w:rsidP="00D70F0A">
      <w:pPr>
        <w:ind w:left="0"/>
      </w:pPr>
    </w:p>
    <w:p w14:paraId="3F5839DF" w14:textId="77777777" w:rsidR="00D70F0A" w:rsidRPr="00A53549" w:rsidRDefault="00D70F0A" w:rsidP="00D70F0A">
      <w:pPr>
        <w:ind w:left="0"/>
      </w:pPr>
    </w:p>
    <w:p w14:paraId="36B0F74E" w14:textId="77777777" w:rsidR="00D70F0A" w:rsidRPr="00A53549" w:rsidRDefault="00D70F0A" w:rsidP="00D70F0A">
      <w:pPr>
        <w:ind w:left="0"/>
      </w:pPr>
    </w:p>
    <w:p w14:paraId="3E0C3644" w14:textId="77777777" w:rsidR="00D70F0A" w:rsidRPr="00A53549" w:rsidRDefault="00D70F0A" w:rsidP="00D70F0A">
      <w:pPr>
        <w:ind w:left="0"/>
      </w:pPr>
    </w:p>
    <w:p w14:paraId="758A9AC1" w14:textId="77777777" w:rsidR="00D70F0A" w:rsidRPr="00A53549" w:rsidRDefault="00D70F0A" w:rsidP="00D70F0A">
      <w:pPr>
        <w:ind w:left="0"/>
      </w:pPr>
    </w:p>
    <w:p w14:paraId="615FC5F6" w14:textId="77777777" w:rsidR="00D70F0A" w:rsidRPr="00A53549" w:rsidRDefault="00D70F0A" w:rsidP="00D70F0A">
      <w:pPr>
        <w:ind w:left="0"/>
      </w:pPr>
    </w:p>
    <w:p w14:paraId="323A6548" w14:textId="77777777" w:rsidR="00D70F0A" w:rsidRPr="00A53549" w:rsidRDefault="00D70F0A" w:rsidP="00D70F0A">
      <w:pPr>
        <w:ind w:left="0"/>
      </w:pPr>
    </w:p>
    <w:p w14:paraId="054C38C0" w14:textId="77777777" w:rsidR="00D70F0A" w:rsidRPr="00A53549" w:rsidRDefault="00D70F0A" w:rsidP="00D70F0A">
      <w:pPr>
        <w:ind w:left="0"/>
      </w:pPr>
    </w:p>
    <w:p w14:paraId="5829DD10" w14:textId="77777777" w:rsidR="00D70F0A" w:rsidRPr="00A53549" w:rsidRDefault="00D70F0A" w:rsidP="00D70F0A">
      <w:pPr>
        <w:ind w:left="0"/>
      </w:pPr>
    </w:p>
    <w:p w14:paraId="59129B4F" w14:textId="77777777" w:rsidR="00D70F0A" w:rsidRPr="00A53549" w:rsidRDefault="00D70F0A" w:rsidP="00D70F0A">
      <w:pPr>
        <w:ind w:left="0"/>
      </w:pPr>
    </w:p>
    <w:p w14:paraId="39DD0023" w14:textId="77777777" w:rsidR="00D70F0A" w:rsidRPr="00A53549" w:rsidRDefault="00D70F0A" w:rsidP="00D70F0A">
      <w:pPr>
        <w:ind w:left="0"/>
      </w:pPr>
    </w:p>
    <w:p w14:paraId="6E5B21C4" w14:textId="77777777" w:rsidR="00D70F0A" w:rsidRPr="00A53549" w:rsidRDefault="00D70F0A" w:rsidP="00D70F0A">
      <w:pPr>
        <w:ind w:left="0"/>
      </w:pPr>
    </w:p>
    <w:p w14:paraId="392B615A" w14:textId="77777777" w:rsidR="00D70F0A" w:rsidRPr="00A53549" w:rsidRDefault="00D70F0A" w:rsidP="00D70F0A">
      <w:pPr>
        <w:ind w:left="0"/>
      </w:pPr>
    </w:p>
    <w:p w14:paraId="50428AFE" w14:textId="77777777" w:rsidR="00D70F0A" w:rsidRPr="00A53549" w:rsidRDefault="00D70F0A" w:rsidP="00D70F0A">
      <w:pPr>
        <w:ind w:left="0"/>
      </w:pPr>
    </w:p>
    <w:p w14:paraId="23DB0F30" w14:textId="77777777" w:rsidR="00D70F0A" w:rsidRPr="00A53549" w:rsidRDefault="00D70F0A" w:rsidP="00D70F0A">
      <w:pPr>
        <w:ind w:left="0"/>
      </w:pPr>
    </w:p>
    <w:p w14:paraId="25E260E8" w14:textId="77777777" w:rsidR="00D70F0A" w:rsidRPr="00A53549" w:rsidRDefault="00D70F0A" w:rsidP="00D70F0A">
      <w:pPr>
        <w:pStyle w:val="TableText"/>
      </w:pPr>
    </w:p>
    <w:p w14:paraId="78AC6E28" w14:textId="77777777" w:rsidR="00D70F0A" w:rsidRPr="00A53549" w:rsidRDefault="00D70F0A" w:rsidP="00D70F0A">
      <w:pPr>
        <w:ind w:left="0"/>
      </w:pPr>
    </w:p>
    <w:p w14:paraId="0A0AF87C" w14:textId="77777777" w:rsidR="00D70F0A" w:rsidRPr="00A53549" w:rsidRDefault="00D70F0A" w:rsidP="00D70F0A">
      <w:pPr>
        <w:ind w:left="0"/>
      </w:pPr>
    </w:p>
    <w:p w14:paraId="61EB5B93" w14:textId="77777777" w:rsidR="00D70F0A" w:rsidRPr="00A53549" w:rsidRDefault="00D70F0A" w:rsidP="00D70F0A">
      <w:pPr>
        <w:ind w:left="0"/>
      </w:pPr>
    </w:p>
    <w:p w14:paraId="1D250EE4" w14:textId="77777777" w:rsidR="00D70F0A" w:rsidRPr="00A53549" w:rsidRDefault="00D70F0A" w:rsidP="00D70F0A">
      <w:pPr>
        <w:ind w:left="0"/>
      </w:pPr>
    </w:p>
    <w:p w14:paraId="31B8F74D" w14:textId="77777777" w:rsidR="00D70F0A" w:rsidRPr="00A53549" w:rsidRDefault="00D70F0A" w:rsidP="00D70F0A">
      <w:pPr>
        <w:tabs>
          <w:tab w:val="left" w:pos="1418"/>
        </w:tabs>
        <w:ind w:left="0"/>
        <w:rPr>
          <w:sz w:val="18"/>
        </w:rPr>
      </w:pPr>
      <w:r w:rsidRPr="00A53549">
        <w:rPr>
          <w:sz w:val="18"/>
        </w:rPr>
        <w:t>Doc. Ref.</w:t>
      </w:r>
      <w:r w:rsidRPr="00A53549">
        <w:rPr>
          <w:sz w:val="18"/>
        </w:rPr>
        <w:tab/>
        <w:t xml:space="preserve">: </w:t>
      </w:r>
      <w:fldSimple w:instr=" FILENAME   \* MERGEFORMAT ">
        <w:r w:rsidR="00952251" w:rsidRPr="00A53549">
          <w:rPr>
            <w:sz w:val="18"/>
            <w:lang w:eastAsia="ja-JP"/>
          </w:rPr>
          <w:t>S</w:t>
        </w:r>
        <w:r w:rsidR="0020105D" w:rsidRPr="00A53549">
          <w:rPr>
            <w:sz w:val="18"/>
          </w:rPr>
          <w:t>RS_v</w:t>
        </w:r>
        <w:r w:rsidR="00952251" w:rsidRPr="00A53549">
          <w:rPr>
            <w:sz w:val="18"/>
            <w:lang w:eastAsia="ja-JP"/>
          </w:rPr>
          <w:t>0.</w:t>
        </w:r>
        <w:r w:rsidR="00B0311B" w:rsidRPr="00A53549">
          <w:rPr>
            <w:sz w:val="18"/>
            <w:lang w:eastAsia="ja-JP"/>
          </w:rPr>
          <w:t>4</w:t>
        </w:r>
        <w:r w:rsidRPr="00A53549">
          <w:rPr>
            <w:noProof/>
            <w:sz w:val="18"/>
          </w:rPr>
          <w:t>.doc</w:t>
        </w:r>
      </w:fldSimple>
    </w:p>
    <w:p w14:paraId="1FF420D6" w14:textId="77777777" w:rsidR="00D70F0A" w:rsidRPr="00A53549" w:rsidRDefault="0020105D" w:rsidP="00D70F0A">
      <w:pPr>
        <w:tabs>
          <w:tab w:val="left" w:pos="1418"/>
        </w:tabs>
        <w:ind w:left="2" w:hanging="2"/>
        <w:rPr>
          <w:sz w:val="18"/>
          <w:lang w:eastAsia="ja-JP"/>
        </w:rPr>
      </w:pPr>
      <w:r w:rsidRPr="00A53549">
        <w:rPr>
          <w:sz w:val="18"/>
        </w:rPr>
        <w:t>Version</w:t>
      </w:r>
      <w:r w:rsidRPr="00A53549">
        <w:rPr>
          <w:sz w:val="18"/>
        </w:rPr>
        <w:tab/>
        <w:t xml:space="preserve">: </w:t>
      </w:r>
      <w:r w:rsidR="00952251" w:rsidRPr="00A53549">
        <w:rPr>
          <w:sz w:val="18"/>
          <w:lang w:eastAsia="ja-JP"/>
        </w:rPr>
        <w:t>0.</w:t>
      </w:r>
      <w:r w:rsidR="00B0311B" w:rsidRPr="00A53549">
        <w:rPr>
          <w:sz w:val="18"/>
          <w:lang w:eastAsia="ja-JP"/>
        </w:rPr>
        <w:t>4</w:t>
      </w:r>
    </w:p>
    <w:p w14:paraId="739C7FBD" w14:textId="77777777" w:rsidR="00D70F0A" w:rsidRPr="00A53549" w:rsidRDefault="0020105D" w:rsidP="00D70F0A">
      <w:pPr>
        <w:tabs>
          <w:tab w:val="left" w:pos="1418"/>
        </w:tabs>
        <w:ind w:left="2" w:hanging="2"/>
        <w:rPr>
          <w:sz w:val="18"/>
          <w:lang w:eastAsia="ja-JP"/>
        </w:rPr>
      </w:pPr>
      <w:r w:rsidRPr="00A53549">
        <w:rPr>
          <w:sz w:val="18"/>
        </w:rPr>
        <w:t>Status</w:t>
      </w:r>
      <w:r w:rsidRPr="00A53549">
        <w:rPr>
          <w:sz w:val="18"/>
        </w:rPr>
        <w:tab/>
        <w:t xml:space="preserve">: </w:t>
      </w:r>
      <w:r w:rsidRPr="00A53549">
        <w:rPr>
          <w:sz w:val="18"/>
          <w:lang w:eastAsia="ja-JP"/>
        </w:rPr>
        <w:t>Drafted</w:t>
      </w:r>
    </w:p>
    <w:p w14:paraId="55DD793C" w14:textId="77777777" w:rsidR="00D70F0A" w:rsidRPr="00A53549" w:rsidRDefault="00D70F0A" w:rsidP="00D70F0A">
      <w:pPr>
        <w:tabs>
          <w:tab w:val="left" w:pos="1418"/>
        </w:tabs>
        <w:ind w:left="2" w:hanging="2"/>
        <w:rPr>
          <w:sz w:val="18"/>
          <w:lang w:eastAsia="ja-JP"/>
        </w:rPr>
      </w:pPr>
      <w:r w:rsidRPr="00A53549">
        <w:rPr>
          <w:sz w:val="18"/>
        </w:rPr>
        <w:t>Created by</w:t>
      </w:r>
      <w:r w:rsidRPr="00A53549">
        <w:rPr>
          <w:sz w:val="18"/>
        </w:rPr>
        <w:tab/>
        <w:t xml:space="preserve">: </w:t>
      </w:r>
      <w:r w:rsidR="00FB0FC6" w:rsidRPr="00A53549">
        <w:rPr>
          <w:sz w:val="18"/>
          <w:lang w:eastAsia="ja-JP"/>
        </w:rPr>
        <w:t>Kenji Tanaka</w:t>
      </w:r>
    </w:p>
    <w:p w14:paraId="2C80CB24" w14:textId="77777777" w:rsidR="00D70F0A" w:rsidRPr="00A53549" w:rsidRDefault="00D70F0A" w:rsidP="00D70F0A">
      <w:pPr>
        <w:tabs>
          <w:tab w:val="left" w:pos="1418"/>
        </w:tabs>
        <w:ind w:left="2" w:hanging="2"/>
        <w:rPr>
          <w:sz w:val="18"/>
          <w:lang w:eastAsia="ja-JP"/>
        </w:rPr>
      </w:pPr>
      <w:r w:rsidRPr="00A53549">
        <w:rPr>
          <w:sz w:val="18"/>
        </w:rPr>
        <w:t>Date</w:t>
      </w:r>
      <w:r w:rsidRPr="00A53549">
        <w:rPr>
          <w:sz w:val="18"/>
        </w:rPr>
        <w:tab/>
        <w:t>:</w:t>
      </w:r>
      <w:bookmarkStart w:id="1" w:name="Date1"/>
      <w:r w:rsidRPr="00A53549">
        <w:rPr>
          <w:sz w:val="18"/>
        </w:rPr>
        <w:t xml:space="preserve"> </w:t>
      </w:r>
      <w:bookmarkEnd w:id="1"/>
      <w:r w:rsidR="000932CB" w:rsidRPr="00A53549">
        <w:rPr>
          <w:sz w:val="18"/>
          <w:lang w:eastAsia="ja-JP"/>
        </w:rPr>
        <w:t>0</w:t>
      </w:r>
      <w:r w:rsidR="00B0311B" w:rsidRPr="00A53549">
        <w:rPr>
          <w:sz w:val="18"/>
          <w:lang w:eastAsia="ja-JP"/>
        </w:rPr>
        <w:t>4</w:t>
      </w:r>
      <w:r w:rsidR="0020105D" w:rsidRPr="00A53549">
        <w:rPr>
          <w:sz w:val="18"/>
          <w:lang w:eastAsia="ja-JP"/>
        </w:rPr>
        <w:t>-Dec</w:t>
      </w:r>
      <w:r w:rsidR="00FB0FC6" w:rsidRPr="00A53549">
        <w:rPr>
          <w:sz w:val="18"/>
          <w:lang w:eastAsia="ja-JP"/>
        </w:rPr>
        <w:t>-2012</w:t>
      </w:r>
    </w:p>
    <w:p w14:paraId="63FDDD79" w14:textId="77777777" w:rsidR="00D70F0A" w:rsidRPr="00A53549" w:rsidRDefault="00D70F0A" w:rsidP="00D70F0A">
      <w:pPr>
        <w:tabs>
          <w:tab w:val="left" w:pos="1418"/>
        </w:tabs>
        <w:ind w:left="2" w:hanging="2"/>
        <w:rPr>
          <w:sz w:val="18"/>
        </w:rPr>
      </w:pPr>
    </w:p>
    <w:p w14:paraId="1D264A0B" w14:textId="77777777" w:rsidR="00D70F0A" w:rsidRPr="00A53549" w:rsidRDefault="00D70F0A" w:rsidP="00D70F0A">
      <w:pPr>
        <w:ind w:left="0" w:hanging="2"/>
      </w:pPr>
    </w:p>
    <w:p w14:paraId="60F34EBA" w14:textId="77777777" w:rsidR="00D70F0A" w:rsidRPr="00A53549" w:rsidRDefault="00D70F0A" w:rsidP="00D70F0A">
      <w:pPr>
        <w:tabs>
          <w:tab w:val="left" w:pos="1418"/>
        </w:tabs>
        <w:ind w:left="0"/>
      </w:pPr>
    </w:p>
    <w:p w14:paraId="71202164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78ADE1C6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41BB7139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4EF38121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6EADBEA1" w14:textId="77777777" w:rsidR="00965188" w:rsidRPr="00A53549" w:rsidRDefault="00965188">
      <w:pPr>
        <w:ind w:left="0"/>
        <w:jc w:val="left"/>
        <w:rPr>
          <w:b/>
          <w:sz w:val="22"/>
          <w:u w:val="single"/>
        </w:rPr>
      </w:pPr>
      <w:r w:rsidRPr="00A53549">
        <w:rPr>
          <w:b/>
          <w:sz w:val="22"/>
          <w:u w:val="single"/>
        </w:rPr>
        <w:br w:type="page"/>
      </w:r>
    </w:p>
    <w:p w14:paraId="1A77190E" w14:textId="77777777" w:rsidR="00D70F0A" w:rsidRPr="00A53549" w:rsidRDefault="00D70F0A" w:rsidP="004C4CA2">
      <w:pPr>
        <w:ind w:left="0"/>
        <w:rPr>
          <w:b/>
          <w:sz w:val="22"/>
          <w:u w:val="single"/>
        </w:rPr>
      </w:pPr>
    </w:p>
    <w:p w14:paraId="6608FD95" w14:textId="77777777" w:rsidR="007E7F2D" w:rsidRPr="00A53549" w:rsidRDefault="00054697">
      <w:pPr>
        <w:pStyle w:val="TOC1"/>
        <w:tabs>
          <w:tab w:val="left" w:pos="480"/>
          <w:tab w:val="right" w:leader="dot" w:pos="9062"/>
        </w:tabs>
        <w:rPr>
          <w:rFonts w:eastAsiaTheme="minorEastAsia"/>
          <w:b w:val="0"/>
          <w:caps w:val="0"/>
          <w:noProof/>
          <w:lang w:val="en-US" w:eastAsia="ja-JP"/>
        </w:rPr>
      </w:pPr>
      <w:r w:rsidRPr="00A53549">
        <w:fldChar w:fldCharType="begin"/>
      </w:r>
      <w:r w:rsidR="004C4CA2" w:rsidRPr="00A53549">
        <w:instrText xml:space="preserve"> TOC \o "1-2" \t "Heading 9,1" </w:instrText>
      </w:r>
      <w:r w:rsidRPr="00A53549">
        <w:fldChar w:fldCharType="separate"/>
      </w:r>
      <w:r w:rsidR="007E7F2D" w:rsidRPr="00A53549">
        <w:rPr>
          <w:noProof/>
          <w:lang w:eastAsia="ja-JP"/>
        </w:rPr>
        <w:t>1.</w:t>
      </w:r>
      <w:r w:rsidR="007E7F2D" w:rsidRPr="00A53549">
        <w:rPr>
          <w:rFonts w:eastAsiaTheme="minorEastAsia"/>
          <w:b w:val="0"/>
          <w:caps w:val="0"/>
          <w:noProof/>
          <w:lang w:val="en-US" w:eastAsia="ja-JP"/>
        </w:rPr>
        <w:tab/>
      </w:r>
      <w:r w:rsidR="007E7F2D" w:rsidRPr="00A53549">
        <w:rPr>
          <w:noProof/>
        </w:rPr>
        <w:t>Introduction</w:t>
      </w:r>
      <w:r w:rsidR="007E7F2D" w:rsidRPr="00A53549">
        <w:rPr>
          <w:noProof/>
        </w:rPr>
        <w:tab/>
      </w:r>
      <w:r w:rsidR="00AB4F8F" w:rsidRPr="00A53549">
        <w:rPr>
          <w:noProof/>
        </w:rPr>
        <w:t>3</w:t>
      </w:r>
    </w:p>
    <w:p w14:paraId="01F5329F" w14:textId="77777777" w:rsidR="007E7F2D" w:rsidRPr="00A53549" w:rsidRDefault="007E7F2D">
      <w:pPr>
        <w:pStyle w:val="TOC1"/>
        <w:tabs>
          <w:tab w:val="left" w:pos="480"/>
          <w:tab w:val="right" w:leader="dot" w:pos="9062"/>
        </w:tabs>
        <w:rPr>
          <w:rFonts w:eastAsiaTheme="minorEastAsia"/>
          <w:b w:val="0"/>
          <w:caps w:val="0"/>
          <w:noProof/>
          <w:lang w:val="en-US" w:eastAsia="ja-JP"/>
        </w:rPr>
      </w:pPr>
      <w:r w:rsidRPr="00A53549">
        <w:rPr>
          <w:noProof/>
          <w:lang w:eastAsia="ja-JP"/>
        </w:rPr>
        <w:t>2.</w:t>
      </w:r>
      <w:r w:rsidRPr="00A53549">
        <w:rPr>
          <w:rFonts w:eastAsiaTheme="minorEastAsia"/>
          <w:b w:val="0"/>
          <w:caps w:val="0"/>
          <w:noProof/>
          <w:lang w:val="en-US" w:eastAsia="ja-JP"/>
        </w:rPr>
        <w:tab/>
      </w:r>
      <w:r w:rsidRPr="00A53549">
        <w:rPr>
          <w:noProof/>
        </w:rPr>
        <w:t>Functional Requirements</w:t>
      </w:r>
      <w:r w:rsidRPr="00A53549">
        <w:rPr>
          <w:noProof/>
        </w:rPr>
        <w:tab/>
      </w:r>
      <w:r w:rsidR="00054697" w:rsidRPr="00A53549">
        <w:rPr>
          <w:noProof/>
        </w:rPr>
        <w:fldChar w:fldCharType="begin"/>
      </w:r>
      <w:r w:rsidRPr="00A53549">
        <w:rPr>
          <w:noProof/>
        </w:rPr>
        <w:instrText xml:space="preserve"> PAGEREF _Toc342831487 \h </w:instrText>
      </w:r>
      <w:r w:rsidR="00054697" w:rsidRPr="00A53549">
        <w:rPr>
          <w:noProof/>
        </w:rPr>
      </w:r>
      <w:r w:rsidR="00054697" w:rsidRPr="00A53549">
        <w:rPr>
          <w:noProof/>
        </w:rPr>
        <w:fldChar w:fldCharType="separate"/>
      </w:r>
      <w:r w:rsidRPr="00A53549">
        <w:rPr>
          <w:noProof/>
        </w:rPr>
        <w:t>4</w:t>
      </w:r>
      <w:r w:rsidR="00054697" w:rsidRPr="00A53549">
        <w:rPr>
          <w:noProof/>
        </w:rPr>
        <w:fldChar w:fldCharType="end"/>
      </w:r>
    </w:p>
    <w:p w14:paraId="36A3AA0C" w14:textId="484A94BE" w:rsidR="007E7F2D" w:rsidRPr="00A53549" w:rsidRDefault="00281ADC">
      <w:pPr>
        <w:pStyle w:val="TOC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lang w:val="en-US" w:eastAsia="ja-JP"/>
        </w:rPr>
      </w:pPr>
      <w:r w:rsidRPr="00A53549">
        <w:rPr>
          <w:noProof/>
        </w:rPr>
        <w:t>2.1</w:t>
      </w:r>
      <w:r w:rsidR="007E7F2D" w:rsidRPr="00A53549">
        <w:rPr>
          <w:rFonts w:eastAsiaTheme="minorEastAsia"/>
          <w:smallCaps w:val="0"/>
          <w:noProof/>
          <w:lang w:val="en-US" w:eastAsia="ja-JP"/>
        </w:rPr>
        <w:tab/>
      </w:r>
      <w:r w:rsidR="00CA7C00" w:rsidRPr="00A53549">
        <w:rPr>
          <w:noProof/>
        </w:rPr>
        <w:t>User</w:t>
      </w:r>
      <w:r w:rsidR="007E7F2D" w:rsidRPr="00A53549">
        <w:rPr>
          <w:noProof/>
        </w:rPr>
        <w:t xml:space="preserve"> Module</w:t>
      </w:r>
      <w:r w:rsidR="007E7F2D" w:rsidRPr="00A53549">
        <w:rPr>
          <w:noProof/>
        </w:rPr>
        <w:tab/>
      </w:r>
      <w:r w:rsidR="00AB4F8F" w:rsidRPr="00A53549">
        <w:rPr>
          <w:noProof/>
        </w:rPr>
        <w:t>5</w:t>
      </w:r>
    </w:p>
    <w:p w14:paraId="3FBF4F40" w14:textId="78DF6D85" w:rsidR="007E7F2D" w:rsidRPr="00A53549" w:rsidRDefault="00281ADC">
      <w:pPr>
        <w:pStyle w:val="TOC2"/>
        <w:tabs>
          <w:tab w:val="left" w:pos="960"/>
          <w:tab w:val="right" w:leader="dot" w:pos="9062"/>
        </w:tabs>
        <w:rPr>
          <w:noProof/>
        </w:rPr>
      </w:pPr>
      <w:r w:rsidRPr="00A53549">
        <w:rPr>
          <w:noProof/>
        </w:rPr>
        <w:t>2.2</w:t>
      </w:r>
      <w:r w:rsidR="007E7F2D" w:rsidRPr="00A53549">
        <w:rPr>
          <w:rFonts w:eastAsiaTheme="minorEastAsia"/>
          <w:smallCaps w:val="0"/>
          <w:noProof/>
          <w:lang w:val="en-US" w:eastAsia="ja-JP"/>
        </w:rPr>
        <w:tab/>
      </w:r>
      <w:r w:rsidR="00CA7C00" w:rsidRPr="00A53549">
        <w:rPr>
          <w:noProof/>
        </w:rPr>
        <w:t>Admin</w:t>
      </w:r>
      <w:r w:rsidR="007E7F2D" w:rsidRPr="00A53549">
        <w:rPr>
          <w:noProof/>
        </w:rPr>
        <w:t xml:space="preserve"> Module</w:t>
      </w:r>
      <w:r w:rsidR="007E7F2D" w:rsidRPr="00A53549">
        <w:rPr>
          <w:noProof/>
        </w:rPr>
        <w:tab/>
      </w:r>
      <w:r w:rsidR="00AB4F8F" w:rsidRPr="00A53549">
        <w:rPr>
          <w:noProof/>
        </w:rPr>
        <w:t>11</w:t>
      </w:r>
    </w:p>
    <w:p w14:paraId="29502045" w14:textId="332FA59C" w:rsidR="00862C42" w:rsidRPr="00A53549" w:rsidRDefault="00281ADC" w:rsidP="00862C42">
      <w:pPr>
        <w:pStyle w:val="TOC2"/>
        <w:tabs>
          <w:tab w:val="left" w:pos="960"/>
          <w:tab w:val="right" w:leader="dot" w:pos="9062"/>
        </w:tabs>
        <w:rPr>
          <w:noProof/>
        </w:rPr>
      </w:pPr>
      <w:r w:rsidRPr="00A53549">
        <w:rPr>
          <w:noProof/>
        </w:rPr>
        <w:t>2.3</w:t>
      </w:r>
      <w:r w:rsidR="00862C42" w:rsidRPr="00A53549">
        <w:rPr>
          <w:rFonts w:eastAsiaTheme="minorEastAsia"/>
          <w:smallCaps w:val="0"/>
          <w:noProof/>
          <w:lang w:val="en-US" w:eastAsia="ja-JP"/>
        </w:rPr>
        <w:tab/>
      </w:r>
      <w:r w:rsidR="00CA7C00" w:rsidRPr="00A53549">
        <w:rPr>
          <w:noProof/>
        </w:rPr>
        <w:t>Turf O</w:t>
      </w:r>
      <w:r w:rsidR="003B0041" w:rsidRPr="00A53549">
        <w:rPr>
          <w:noProof/>
        </w:rPr>
        <w:t>w</w:t>
      </w:r>
      <w:r w:rsidR="00CA7C00" w:rsidRPr="00A53549">
        <w:rPr>
          <w:noProof/>
        </w:rPr>
        <w:t>ner</w:t>
      </w:r>
      <w:r w:rsidR="00862C42" w:rsidRPr="00A53549">
        <w:rPr>
          <w:noProof/>
        </w:rPr>
        <w:t xml:space="preserve"> Module</w:t>
      </w:r>
      <w:r w:rsidR="00862C42" w:rsidRPr="00A53549">
        <w:rPr>
          <w:noProof/>
        </w:rPr>
        <w:tab/>
      </w:r>
      <w:r w:rsidR="00AB4F8F" w:rsidRPr="00A53549">
        <w:rPr>
          <w:noProof/>
        </w:rPr>
        <w:t>17</w:t>
      </w:r>
    </w:p>
    <w:p w14:paraId="01F2BEA1" w14:textId="44AE0C6D" w:rsidR="00862C42" w:rsidRPr="00A53549" w:rsidRDefault="00862C42" w:rsidP="00862C42">
      <w:pPr>
        <w:pStyle w:val="TOC2"/>
        <w:tabs>
          <w:tab w:val="left" w:pos="960"/>
          <w:tab w:val="right" w:leader="dot" w:pos="9062"/>
        </w:tabs>
        <w:rPr>
          <w:noProof/>
        </w:rPr>
      </w:pPr>
      <w:r w:rsidRPr="00A53549">
        <w:t>2</w:t>
      </w:r>
      <w:r w:rsidR="00281ADC" w:rsidRPr="00A53549">
        <w:rPr>
          <w:noProof/>
        </w:rPr>
        <w:t>.4</w:t>
      </w:r>
      <w:r w:rsidRPr="00A53549">
        <w:rPr>
          <w:rFonts w:eastAsiaTheme="minorEastAsia"/>
          <w:smallCaps w:val="0"/>
          <w:noProof/>
          <w:lang w:val="en-US" w:eastAsia="ja-JP"/>
        </w:rPr>
        <w:tab/>
      </w:r>
      <w:r w:rsidR="003B0041" w:rsidRPr="00A53549">
        <w:rPr>
          <w:noProof/>
        </w:rPr>
        <w:t>No</w:t>
      </w:r>
      <w:r w:rsidRPr="00A53549">
        <w:rPr>
          <w:noProof/>
        </w:rPr>
        <w:t>t</w:t>
      </w:r>
      <w:r w:rsidR="003B0041" w:rsidRPr="00A53549">
        <w:rPr>
          <w:noProof/>
        </w:rPr>
        <w:t>ification</w:t>
      </w:r>
      <w:r w:rsidRPr="00A53549">
        <w:rPr>
          <w:noProof/>
        </w:rPr>
        <w:t xml:space="preserve"> Module</w:t>
      </w:r>
      <w:r w:rsidRPr="00A53549">
        <w:rPr>
          <w:noProof/>
        </w:rPr>
        <w:tab/>
      </w:r>
      <w:r w:rsidR="00AB4F8F" w:rsidRPr="00A53549">
        <w:rPr>
          <w:noProof/>
        </w:rPr>
        <w:t>21</w:t>
      </w:r>
    </w:p>
    <w:p w14:paraId="77FFB97A" w14:textId="1D0377C3" w:rsidR="00893DEB" w:rsidRPr="00A53549" w:rsidRDefault="005F4A2D" w:rsidP="005F4A2D">
      <w:pPr>
        <w:ind w:left="0"/>
        <w:rPr>
          <w:sz w:val="20"/>
        </w:rPr>
      </w:pPr>
      <w:r w:rsidRPr="00A53549">
        <w:rPr>
          <w:sz w:val="20"/>
        </w:rPr>
        <w:t xml:space="preserve">    </w:t>
      </w:r>
      <w:r w:rsidR="00531AA3">
        <w:rPr>
          <w:sz w:val="20"/>
        </w:rPr>
        <w:t xml:space="preserve"> </w:t>
      </w:r>
      <w:r w:rsidR="00893DEB" w:rsidRPr="00A53549">
        <w:rPr>
          <w:sz w:val="20"/>
        </w:rPr>
        <w:t>2.5</w:t>
      </w:r>
      <w:r w:rsidRPr="00A53549">
        <w:rPr>
          <w:sz w:val="20"/>
        </w:rPr>
        <w:t xml:space="preserve">      </w:t>
      </w:r>
      <w:r w:rsidR="00531AA3">
        <w:rPr>
          <w:sz w:val="20"/>
        </w:rPr>
        <w:t xml:space="preserve">    </w:t>
      </w:r>
      <w:r w:rsidR="00893DEB" w:rsidRPr="00A53549">
        <w:rPr>
          <w:sz w:val="20"/>
        </w:rPr>
        <w:t>Payment Module</w:t>
      </w:r>
      <w:r w:rsidR="00531AA3">
        <w:rPr>
          <w:sz w:val="20"/>
        </w:rPr>
        <w:t>……………………………………………………………………………………..</w:t>
      </w:r>
    </w:p>
    <w:p w14:paraId="5887C582" w14:textId="2BF97037" w:rsidR="0053171F" w:rsidRPr="00A53549" w:rsidRDefault="00EB17B8" w:rsidP="0053171F">
      <w:pPr>
        <w:ind w:hanging="567"/>
        <w:rPr>
          <w:smallCaps/>
          <w:sz w:val="20"/>
        </w:rPr>
      </w:pPr>
      <w:r w:rsidRPr="00A53549">
        <w:rPr>
          <w:smallCaps/>
          <w:sz w:val="20"/>
        </w:rPr>
        <w:t xml:space="preserve">      2.</w:t>
      </w:r>
      <w:r w:rsidR="005F4A2D" w:rsidRPr="00A53549">
        <w:rPr>
          <w:smallCaps/>
          <w:sz w:val="20"/>
        </w:rPr>
        <w:t xml:space="preserve">6       </w:t>
      </w:r>
      <w:r w:rsidR="0053171F" w:rsidRPr="00A53549">
        <w:rPr>
          <w:smallCaps/>
          <w:sz w:val="20"/>
        </w:rPr>
        <w:t>Use Case</w:t>
      </w:r>
      <w:r w:rsidR="005F4A2D" w:rsidRPr="00A53549">
        <w:rPr>
          <w:smallCaps/>
          <w:sz w:val="20"/>
        </w:rPr>
        <w:t xml:space="preserve"> Diagram</w:t>
      </w:r>
      <w:r w:rsidR="005D189B" w:rsidRPr="00A53549">
        <w:rPr>
          <w:smallCaps/>
          <w:sz w:val="20"/>
        </w:rPr>
        <w:t>..............................</w:t>
      </w:r>
      <w:r w:rsidR="002E7E57" w:rsidRPr="00A53549">
        <w:rPr>
          <w:smallCaps/>
          <w:sz w:val="20"/>
        </w:rPr>
        <w:t>..</w:t>
      </w:r>
      <w:r w:rsidR="00531AA3">
        <w:rPr>
          <w:smallCaps/>
          <w:sz w:val="20"/>
        </w:rPr>
        <w:t>................................................................................................</w:t>
      </w:r>
      <w:r w:rsidR="002E7E57" w:rsidRPr="00A53549">
        <w:rPr>
          <w:smallCaps/>
          <w:sz w:val="20"/>
        </w:rPr>
        <w:t>..2</w:t>
      </w:r>
      <w:r w:rsidR="00625A73" w:rsidRPr="00A53549">
        <w:rPr>
          <w:smallCaps/>
          <w:sz w:val="20"/>
        </w:rPr>
        <w:t>2</w:t>
      </w:r>
    </w:p>
    <w:p w14:paraId="6BB0EDB5" w14:textId="77777777" w:rsidR="00862C42" w:rsidRPr="00A53549" w:rsidRDefault="00862C42" w:rsidP="00862C42"/>
    <w:p w14:paraId="7D9C35A8" w14:textId="77777777" w:rsidR="004C4CA2" w:rsidRPr="00A53549" w:rsidRDefault="00054697" w:rsidP="004C4CA2">
      <w:pPr>
        <w:suppressAutoHyphens/>
        <w:spacing w:line="240" w:lineRule="exact"/>
        <w:ind w:left="0" w:right="864"/>
      </w:pPr>
      <w:r w:rsidRPr="00A53549">
        <w:rPr>
          <w:sz w:val="20"/>
        </w:rPr>
        <w:fldChar w:fldCharType="end"/>
      </w:r>
    </w:p>
    <w:p w14:paraId="6CC36670" w14:textId="77777777" w:rsidR="004C4CA2" w:rsidRPr="00A53549" w:rsidRDefault="004C4CA2" w:rsidP="004C4CA2">
      <w:pPr>
        <w:suppressAutoHyphens/>
        <w:spacing w:line="240" w:lineRule="exact"/>
        <w:ind w:left="0" w:right="864"/>
      </w:pPr>
    </w:p>
    <w:p w14:paraId="1F3DD2FF" w14:textId="77777777" w:rsidR="004C4CA2" w:rsidRPr="00A53549" w:rsidRDefault="004C4CA2" w:rsidP="004C4CA2">
      <w:pPr>
        <w:suppressAutoHyphens/>
        <w:spacing w:line="240" w:lineRule="exact"/>
        <w:ind w:left="0" w:right="864"/>
      </w:pPr>
    </w:p>
    <w:p w14:paraId="21D4414D" w14:textId="77777777" w:rsidR="004C4CA2" w:rsidRPr="00A53549" w:rsidRDefault="007E7F2D" w:rsidP="004C4CA2">
      <w:pPr>
        <w:suppressAutoHyphens/>
        <w:spacing w:line="240" w:lineRule="exact"/>
        <w:ind w:left="0" w:right="864"/>
        <w:jc w:val="center"/>
      </w:pPr>
      <w:r w:rsidRPr="00A53549">
        <w:t xml:space="preserve">THIS DOCUMENT CONTAINS </w:t>
      </w:r>
      <w:r w:rsidR="006F57F9" w:rsidRPr="00A53549">
        <w:rPr>
          <w:lang w:eastAsia="ja-JP"/>
        </w:rPr>
        <w:t>23</w:t>
      </w:r>
      <w:r w:rsidR="004C4CA2" w:rsidRPr="00A53549">
        <w:t xml:space="preserve"> NUMBERED PAGES </w:t>
      </w:r>
    </w:p>
    <w:p w14:paraId="66D9F772" w14:textId="77777777" w:rsidR="004C4CA2" w:rsidRPr="00A53549" w:rsidRDefault="004C4CA2" w:rsidP="004C4CA2">
      <w:pPr>
        <w:suppressAutoHyphens/>
        <w:spacing w:line="240" w:lineRule="exact"/>
        <w:ind w:left="0" w:right="864"/>
        <w:rPr>
          <w:lang w:eastAsia="ja-JP"/>
        </w:rPr>
      </w:pPr>
    </w:p>
    <w:p w14:paraId="52F6AD66" w14:textId="77777777" w:rsidR="004C4CA2" w:rsidRPr="00A53549" w:rsidRDefault="004C4CA2" w:rsidP="006C2DDE">
      <w:pPr>
        <w:pStyle w:val="Heading1"/>
        <w:rPr>
          <w:sz w:val="24"/>
          <w:lang w:eastAsia="ja-JP"/>
        </w:rPr>
      </w:pPr>
      <w:r w:rsidRPr="00A53549">
        <w:rPr>
          <w:b w:val="0"/>
        </w:rPr>
        <w:br w:type="page"/>
      </w:r>
      <w:bookmarkStart w:id="2" w:name="_Toc495125088"/>
      <w:bookmarkStart w:id="3" w:name="_Toc342831486"/>
      <w:r w:rsidRPr="00A53549">
        <w:rPr>
          <w:sz w:val="24"/>
        </w:rPr>
        <w:lastRenderedPageBreak/>
        <w:t>Introduction</w:t>
      </w:r>
      <w:bookmarkEnd w:id="2"/>
      <w:bookmarkEnd w:id="3"/>
    </w:p>
    <w:p w14:paraId="5C670BDA" w14:textId="77777777" w:rsidR="00952251" w:rsidRPr="00A53549" w:rsidRDefault="00952251" w:rsidP="00952251">
      <w:pPr>
        <w:rPr>
          <w:lang w:eastAsia="ja-JP"/>
        </w:rPr>
      </w:pPr>
    </w:p>
    <w:p w14:paraId="7DF7D2DC" w14:textId="53312913" w:rsidR="00CE13A2" w:rsidRPr="00A53549" w:rsidRDefault="00F67EFA" w:rsidP="00C95817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This document communicates the business requirements and scope for developing Turf booking</w:t>
      </w:r>
      <w:r w:rsidR="00C95817" w:rsidRPr="00A53549">
        <w:rPr>
          <w:sz w:val="21"/>
          <w:lang w:eastAsia="ja-JP"/>
        </w:rPr>
        <w:t xml:space="preserve"> </w:t>
      </w:r>
      <w:r w:rsidRPr="00A53549">
        <w:rPr>
          <w:sz w:val="21"/>
          <w:lang w:eastAsia="ja-JP"/>
        </w:rPr>
        <w:t>system. The scope of this document is to define the functional and non-functional requirements,</w:t>
      </w:r>
      <w:r w:rsidR="00C95817" w:rsidRPr="00A53549">
        <w:rPr>
          <w:sz w:val="21"/>
          <w:lang w:eastAsia="ja-JP"/>
        </w:rPr>
        <w:t xml:space="preserve"> </w:t>
      </w:r>
      <w:r w:rsidRPr="00A53549">
        <w:rPr>
          <w:sz w:val="21"/>
          <w:lang w:eastAsia="ja-JP"/>
        </w:rPr>
        <w:t>business rules and other constraints requirements.</w:t>
      </w:r>
    </w:p>
    <w:p w14:paraId="705EE6C1" w14:textId="77777777" w:rsidR="004B5112" w:rsidRPr="00A53549" w:rsidRDefault="004B5112" w:rsidP="00C95817">
      <w:pPr>
        <w:rPr>
          <w:sz w:val="21"/>
          <w:lang w:eastAsia="ja-JP"/>
        </w:rPr>
      </w:pPr>
    </w:p>
    <w:p w14:paraId="4F39A8E9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The Turf Management System is designed to simplify and digitalize the process of</w:t>
      </w:r>
    </w:p>
    <w:p w14:paraId="7211BFD1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booking and managing sports turfs. Traditionally, turf bookings were done manually,</w:t>
      </w:r>
    </w:p>
    <w:p w14:paraId="2DF8B894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leading to issues like double bookings, poor scheduling, and maintenance delays. This</w:t>
      </w:r>
    </w:p>
    <w:p w14:paraId="39CDBEC9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system provides an online platform where users can easily check availability, book</w:t>
      </w:r>
    </w:p>
    <w:p w14:paraId="251D07A1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slots, and make payments, while turf owners can efficiently manage schedules,</w:t>
      </w:r>
    </w:p>
    <w:p w14:paraId="65BA6076" w14:textId="77777777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monitor usage, and maintain records. It ensures a smooth, transparent, and efficient</w:t>
      </w:r>
    </w:p>
    <w:p w14:paraId="1284B707" w14:textId="3A1378D1" w:rsidR="004B5112" w:rsidRPr="00A53549" w:rsidRDefault="004B5112" w:rsidP="004B5112">
      <w:pPr>
        <w:rPr>
          <w:sz w:val="21"/>
          <w:lang w:eastAsia="ja-JP"/>
        </w:rPr>
      </w:pPr>
      <w:r w:rsidRPr="00A53549">
        <w:rPr>
          <w:sz w:val="21"/>
          <w:lang w:eastAsia="ja-JP"/>
        </w:rPr>
        <w:t>experience for both turf managers and users.</w:t>
      </w:r>
    </w:p>
    <w:p w14:paraId="276132EA" w14:textId="77777777" w:rsidR="00CE13A2" w:rsidRPr="00A53549" w:rsidRDefault="00CE13A2" w:rsidP="00276BA8">
      <w:pPr>
        <w:rPr>
          <w:sz w:val="21"/>
          <w:lang w:eastAsia="ja-JP"/>
        </w:rPr>
      </w:pPr>
    </w:p>
    <w:p w14:paraId="56EB118D" w14:textId="77777777" w:rsidR="00CE13A2" w:rsidRPr="00A53549" w:rsidRDefault="00CE13A2" w:rsidP="00276BA8">
      <w:pPr>
        <w:rPr>
          <w:sz w:val="21"/>
          <w:lang w:eastAsia="ja-JP"/>
        </w:rPr>
      </w:pPr>
    </w:p>
    <w:p w14:paraId="130D2033" w14:textId="77777777" w:rsidR="00CE13A2" w:rsidRPr="00A53549" w:rsidRDefault="00CE13A2" w:rsidP="00276BA8">
      <w:pPr>
        <w:rPr>
          <w:sz w:val="21"/>
          <w:lang w:eastAsia="ja-JP"/>
        </w:rPr>
      </w:pPr>
    </w:p>
    <w:p w14:paraId="7998ED0F" w14:textId="77777777" w:rsidR="00CE13A2" w:rsidRPr="00A53549" w:rsidRDefault="00CE13A2" w:rsidP="00276BA8">
      <w:pPr>
        <w:rPr>
          <w:sz w:val="21"/>
          <w:lang w:eastAsia="ja-JP"/>
        </w:rPr>
      </w:pPr>
    </w:p>
    <w:p w14:paraId="7ACB62EA" w14:textId="77777777" w:rsidR="00CE13A2" w:rsidRPr="00A53549" w:rsidRDefault="00CE13A2" w:rsidP="00276BA8">
      <w:pPr>
        <w:rPr>
          <w:sz w:val="21"/>
          <w:lang w:eastAsia="ja-JP"/>
        </w:rPr>
      </w:pPr>
    </w:p>
    <w:p w14:paraId="679E9E9F" w14:textId="77777777" w:rsidR="00CE13A2" w:rsidRPr="00A53549" w:rsidRDefault="00CE13A2" w:rsidP="00276BA8">
      <w:pPr>
        <w:rPr>
          <w:sz w:val="21"/>
          <w:lang w:eastAsia="ja-JP"/>
        </w:rPr>
      </w:pPr>
    </w:p>
    <w:p w14:paraId="4B381E17" w14:textId="77777777" w:rsidR="00CE13A2" w:rsidRPr="00A53549" w:rsidRDefault="00CE13A2" w:rsidP="00276BA8">
      <w:pPr>
        <w:rPr>
          <w:sz w:val="21"/>
          <w:lang w:eastAsia="ja-JP"/>
        </w:rPr>
      </w:pPr>
    </w:p>
    <w:p w14:paraId="42E73A83" w14:textId="77777777" w:rsidR="00CE13A2" w:rsidRPr="00A53549" w:rsidRDefault="00CE13A2" w:rsidP="00276BA8">
      <w:pPr>
        <w:rPr>
          <w:sz w:val="21"/>
          <w:lang w:eastAsia="ja-JP"/>
        </w:rPr>
      </w:pPr>
    </w:p>
    <w:p w14:paraId="3BBC8B7B" w14:textId="77777777" w:rsidR="00CE13A2" w:rsidRPr="00A53549" w:rsidRDefault="00CE13A2" w:rsidP="00276BA8">
      <w:pPr>
        <w:rPr>
          <w:sz w:val="21"/>
          <w:lang w:eastAsia="ja-JP"/>
        </w:rPr>
      </w:pPr>
    </w:p>
    <w:p w14:paraId="4B3FC9FF" w14:textId="77777777" w:rsidR="00CE13A2" w:rsidRPr="00A53549" w:rsidRDefault="00CE13A2" w:rsidP="00276BA8">
      <w:pPr>
        <w:rPr>
          <w:sz w:val="21"/>
          <w:lang w:eastAsia="ja-JP"/>
        </w:rPr>
      </w:pPr>
    </w:p>
    <w:p w14:paraId="69350D15" w14:textId="77777777" w:rsidR="00CE13A2" w:rsidRPr="00A53549" w:rsidRDefault="00CE13A2" w:rsidP="00276BA8">
      <w:pPr>
        <w:rPr>
          <w:sz w:val="21"/>
          <w:lang w:eastAsia="ja-JP"/>
        </w:rPr>
      </w:pPr>
    </w:p>
    <w:p w14:paraId="3343C97A" w14:textId="77777777" w:rsidR="00CE13A2" w:rsidRPr="00A53549" w:rsidRDefault="00CE13A2" w:rsidP="00276BA8">
      <w:pPr>
        <w:rPr>
          <w:sz w:val="21"/>
          <w:lang w:eastAsia="ja-JP"/>
        </w:rPr>
      </w:pPr>
    </w:p>
    <w:p w14:paraId="4A9527E9" w14:textId="77777777" w:rsidR="00CE13A2" w:rsidRPr="00A53549" w:rsidRDefault="00CE13A2" w:rsidP="00276BA8">
      <w:pPr>
        <w:rPr>
          <w:sz w:val="21"/>
          <w:lang w:eastAsia="ja-JP"/>
        </w:rPr>
      </w:pPr>
    </w:p>
    <w:p w14:paraId="5728E046" w14:textId="77777777" w:rsidR="00CE13A2" w:rsidRPr="00A53549" w:rsidRDefault="00CE13A2" w:rsidP="00276BA8">
      <w:pPr>
        <w:rPr>
          <w:sz w:val="21"/>
          <w:lang w:eastAsia="ja-JP"/>
        </w:rPr>
      </w:pPr>
    </w:p>
    <w:p w14:paraId="5630B3F9" w14:textId="77777777" w:rsidR="00CE13A2" w:rsidRPr="00A53549" w:rsidRDefault="00CE13A2" w:rsidP="00276BA8">
      <w:pPr>
        <w:rPr>
          <w:sz w:val="21"/>
          <w:lang w:eastAsia="ja-JP"/>
        </w:rPr>
      </w:pPr>
    </w:p>
    <w:p w14:paraId="2575296E" w14:textId="77777777" w:rsidR="00CE13A2" w:rsidRPr="00A53549" w:rsidRDefault="00CE13A2" w:rsidP="00276BA8">
      <w:pPr>
        <w:rPr>
          <w:sz w:val="21"/>
          <w:lang w:eastAsia="ja-JP"/>
        </w:rPr>
      </w:pPr>
    </w:p>
    <w:p w14:paraId="1AC32FDD" w14:textId="77777777" w:rsidR="00CE13A2" w:rsidRPr="00A53549" w:rsidRDefault="00CE13A2" w:rsidP="00276BA8">
      <w:pPr>
        <w:rPr>
          <w:sz w:val="21"/>
          <w:lang w:eastAsia="ja-JP"/>
        </w:rPr>
      </w:pPr>
    </w:p>
    <w:p w14:paraId="4D0FEF07" w14:textId="77777777" w:rsidR="00CE13A2" w:rsidRPr="00A53549" w:rsidRDefault="00CE13A2" w:rsidP="00276BA8">
      <w:pPr>
        <w:rPr>
          <w:sz w:val="21"/>
          <w:lang w:eastAsia="ja-JP"/>
        </w:rPr>
      </w:pPr>
    </w:p>
    <w:p w14:paraId="7751ACCA" w14:textId="77777777" w:rsidR="00CE13A2" w:rsidRPr="00A53549" w:rsidRDefault="00CE13A2" w:rsidP="00276BA8">
      <w:pPr>
        <w:rPr>
          <w:sz w:val="21"/>
          <w:lang w:eastAsia="ja-JP"/>
        </w:rPr>
      </w:pPr>
    </w:p>
    <w:p w14:paraId="135ECC01" w14:textId="77777777" w:rsidR="00CE13A2" w:rsidRPr="00A53549" w:rsidRDefault="00CE13A2" w:rsidP="00276BA8">
      <w:pPr>
        <w:rPr>
          <w:sz w:val="21"/>
          <w:lang w:eastAsia="ja-JP"/>
        </w:rPr>
      </w:pPr>
    </w:p>
    <w:p w14:paraId="36C4F757" w14:textId="77777777" w:rsidR="00CE13A2" w:rsidRPr="00A53549" w:rsidRDefault="00CE13A2" w:rsidP="00276BA8">
      <w:pPr>
        <w:rPr>
          <w:sz w:val="21"/>
          <w:lang w:eastAsia="ja-JP"/>
        </w:rPr>
      </w:pPr>
    </w:p>
    <w:p w14:paraId="3D518831" w14:textId="77777777" w:rsidR="00CE13A2" w:rsidRPr="00A53549" w:rsidRDefault="00CE13A2" w:rsidP="00276BA8">
      <w:pPr>
        <w:rPr>
          <w:sz w:val="21"/>
          <w:lang w:eastAsia="ja-JP"/>
        </w:rPr>
      </w:pPr>
    </w:p>
    <w:p w14:paraId="7BE2937E" w14:textId="77777777" w:rsidR="00CE13A2" w:rsidRPr="00A53549" w:rsidRDefault="00CE13A2" w:rsidP="00276BA8">
      <w:pPr>
        <w:rPr>
          <w:sz w:val="21"/>
          <w:lang w:eastAsia="ja-JP"/>
        </w:rPr>
      </w:pPr>
    </w:p>
    <w:p w14:paraId="3E4144DB" w14:textId="77777777" w:rsidR="00CE13A2" w:rsidRPr="00A53549" w:rsidRDefault="00CE13A2" w:rsidP="00276BA8">
      <w:pPr>
        <w:rPr>
          <w:sz w:val="21"/>
          <w:lang w:eastAsia="ja-JP"/>
        </w:rPr>
      </w:pPr>
    </w:p>
    <w:p w14:paraId="68FB579A" w14:textId="77777777" w:rsidR="00CE13A2" w:rsidRPr="00A53549" w:rsidRDefault="00CE13A2" w:rsidP="00276BA8">
      <w:pPr>
        <w:rPr>
          <w:sz w:val="21"/>
          <w:lang w:eastAsia="ja-JP"/>
        </w:rPr>
      </w:pPr>
    </w:p>
    <w:p w14:paraId="0D5CAB2E" w14:textId="77777777" w:rsidR="00CE13A2" w:rsidRPr="00A53549" w:rsidRDefault="00CE13A2" w:rsidP="00276BA8">
      <w:pPr>
        <w:rPr>
          <w:sz w:val="21"/>
          <w:lang w:eastAsia="ja-JP"/>
        </w:rPr>
      </w:pPr>
    </w:p>
    <w:p w14:paraId="371FBD55" w14:textId="77777777" w:rsidR="00CE13A2" w:rsidRPr="00A53549" w:rsidRDefault="00CE13A2" w:rsidP="00276BA8">
      <w:pPr>
        <w:rPr>
          <w:sz w:val="21"/>
          <w:lang w:eastAsia="ja-JP"/>
        </w:rPr>
      </w:pPr>
    </w:p>
    <w:p w14:paraId="57AF3381" w14:textId="77777777" w:rsidR="00CE13A2" w:rsidRPr="00A53549" w:rsidRDefault="00CE13A2" w:rsidP="00276BA8">
      <w:pPr>
        <w:rPr>
          <w:sz w:val="21"/>
          <w:lang w:eastAsia="ja-JP"/>
        </w:rPr>
      </w:pPr>
    </w:p>
    <w:p w14:paraId="7757BC98" w14:textId="77777777" w:rsidR="00CE13A2" w:rsidRPr="00A53549" w:rsidRDefault="00CE13A2" w:rsidP="00276BA8">
      <w:pPr>
        <w:rPr>
          <w:sz w:val="21"/>
          <w:lang w:eastAsia="ja-JP"/>
        </w:rPr>
      </w:pPr>
    </w:p>
    <w:p w14:paraId="7BEB0029" w14:textId="77777777" w:rsidR="00CE13A2" w:rsidRPr="00A53549" w:rsidRDefault="00CE13A2" w:rsidP="00276BA8">
      <w:pPr>
        <w:rPr>
          <w:sz w:val="21"/>
          <w:lang w:eastAsia="ja-JP"/>
        </w:rPr>
      </w:pPr>
    </w:p>
    <w:p w14:paraId="0172294C" w14:textId="77777777" w:rsidR="00CE13A2" w:rsidRPr="00A53549" w:rsidRDefault="00CE13A2" w:rsidP="00276BA8">
      <w:pPr>
        <w:rPr>
          <w:sz w:val="21"/>
          <w:lang w:eastAsia="ja-JP"/>
        </w:rPr>
      </w:pPr>
    </w:p>
    <w:p w14:paraId="13A6FA97" w14:textId="77777777" w:rsidR="00CE13A2" w:rsidRPr="00A53549" w:rsidRDefault="00CE13A2" w:rsidP="00276BA8">
      <w:pPr>
        <w:rPr>
          <w:sz w:val="21"/>
          <w:lang w:eastAsia="ja-JP"/>
        </w:rPr>
      </w:pPr>
    </w:p>
    <w:p w14:paraId="07E82C41" w14:textId="77777777" w:rsidR="00CE13A2" w:rsidRPr="00A53549" w:rsidRDefault="00CE13A2" w:rsidP="00276BA8">
      <w:pPr>
        <w:rPr>
          <w:sz w:val="21"/>
          <w:lang w:eastAsia="ja-JP"/>
        </w:rPr>
      </w:pPr>
    </w:p>
    <w:p w14:paraId="70F67DD5" w14:textId="77777777" w:rsidR="00CE13A2" w:rsidRPr="00A53549" w:rsidRDefault="00CE13A2" w:rsidP="00276BA8">
      <w:pPr>
        <w:rPr>
          <w:sz w:val="21"/>
          <w:lang w:eastAsia="ja-JP"/>
        </w:rPr>
      </w:pPr>
    </w:p>
    <w:p w14:paraId="3B465020" w14:textId="77777777" w:rsidR="00CE13A2" w:rsidRPr="00A53549" w:rsidRDefault="00CE13A2" w:rsidP="00276BA8">
      <w:pPr>
        <w:rPr>
          <w:sz w:val="21"/>
          <w:lang w:eastAsia="ja-JP"/>
        </w:rPr>
      </w:pPr>
    </w:p>
    <w:p w14:paraId="137CA189" w14:textId="77777777" w:rsidR="00CE13A2" w:rsidRPr="00A53549" w:rsidRDefault="00CE13A2" w:rsidP="00276BA8">
      <w:pPr>
        <w:rPr>
          <w:sz w:val="21"/>
          <w:lang w:eastAsia="ja-JP"/>
        </w:rPr>
      </w:pPr>
    </w:p>
    <w:p w14:paraId="2F4DCA4E" w14:textId="77777777" w:rsidR="00CE13A2" w:rsidRPr="00A53549" w:rsidRDefault="00CE13A2" w:rsidP="00276BA8">
      <w:pPr>
        <w:rPr>
          <w:sz w:val="21"/>
          <w:lang w:eastAsia="ja-JP"/>
        </w:rPr>
      </w:pPr>
    </w:p>
    <w:p w14:paraId="5656DB64" w14:textId="77777777" w:rsidR="00CE13A2" w:rsidRPr="00A53549" w:rsidRDefault="00CE13A2" w:rsidP="00276BA8">
      <w:pPr>
        <w:rPr>
          <w:sz w:val="21"/>
          <w:lang w:eastAsia="ja-JP"/>
        </w:rPr>
      </w:pPr>
    </w:p>
    <w:p w14:paraId="5D2B68FD" w14:textId="77777777" w:rsidR="00CE13A2" w:rsidRPr="00A53549" w:rsidRDefault="00CE13A2" w:rsidP="00276BA8">
      <w:pPr>
        <w:rPr>
          <w:sz w:val="21"/>
          <w:lang w:eastAsia="ja-JP"/>
        </w:rPr>
      </w:pPr>
    </w:p>
    <w:p w14:paraId="65678DB2" w14:textId="77777777" w:rsidR="00CE13A2" w:rsidRPr="00A53549" w:rsidRDefault="00CE13A2" w:rsidP="00276BA8">
      <w:pPr>
        <w:rPr>
          <w:sz w:val="21"/>
          <w:lang w:eastAsia="ja-JP"/>
        </w:rPr>
      </w:pPr>
    </w:p>
    <w:p w14:paraId="50B3D30F" w14:textId="77777777" w:rsidR="00CE13A2" w:rsidRPr="00A53549" w:rsidRDefault="00CE13A2" w:rsidP="00276BA8">
      <w:pPr>
        <w:rPr>
          <w:sz w:val="21"/>
          <w:lang w:eastAsia="ja-JP"/>
        </w:rPr>
      </w:pPr>
    </w:p>
    <w:p w14:paraId="1DB4C7C9" w14:textId="77777777" w:rsidR="00CE13A2" w:rsidRPr="00A53549" w:rsidRDefault="00CE13A2" w:rsidP="00276BA8">
      <w:pPr>
        <w:rPr>
          <w:sz w:val="21"/>
          <w:lang w:eastAsia="ja-JP"/>
        </w:rPr>
      </w:pPr>
    </w:p>
    <w:p w14:paraId="3B611B9F" w14:textId="77777777" w:rsidR="00CE13A2" w:rsidRPr="00A53549" w:rsidRDefault="00CE13A2" w:rsidP="00276BA8">
      <w:pPr>
        <w:rPr>
          <w:sz w:val="21"/>
          <w:lang w:eastAsia="ja-JP"/>
        </w:rPr>
      </w:pPr>
    </w:p>
    <w:p w14:paraId="176D860B" w14:textId="77777777" w:rsidR="00CE13A2" w:rsidRPr="00A53549" w:rsidRDefault="00CE13A2" w:rsidP="00276BA8">
      <w:pPr>
        <w:rPr>
          <w:sz w:val="21"/>
          <w:lang w:eastAsia="ja-JP"/>
        </w:rPr>
      </w:pPr>
    </w:p>
    <w:p w14:paraId="5FBC2152" w14:textId="77777777" w:rsidR="00CE13A2" w:rsidRPr="00A53549" w:rsidRDefault="00CE13A2" w:rsidP="00276BA8">
      <w:pPr>
        <w:rPr>
          <w:sz w:val="21"/>
          <w:lang w:eastAsia="ja-JP"/>
        </w:rPr>
      </w:pPr>
    </w:p>
    <w:p w14:paraId="4F573203" w14:textId="77777777" w:rsidR="00CE13A2" w:rsidRPr="00A53549" w:rsidRDefault="00CE13A2" w:rsidP="00CE13A2">
      <w:pPr>
        <w:ind w:left="0"/>
        <w:rPr>
          <w:sz w:val="21"/>
          <w:lang w:eastAsia="ja-JP"/>
        </w:rPr>
      </w:pPr>
    </w:p>
    <w:p w14:paraId="5F267428" w14:textId="77777777" w:rsidR="004C4CA2" w:rsidRPr="00A53549" w:rsidRDefault="004C4CA2" w:rsidP="004C4CA2">
      <w:pPr>
        <w:pStyle w:val="Heading1"/>
        <w:rPr>
          <w:sz w:val="24"/>
          <w:lang w:eastAsia="ja-JP"/>
        </w:rPr>
      </w:pPr>
      <w:bookmarkStart w:id="4" w:name="_Toc495125110"/>
      <w:bookmarkStart w:id="5" w:name="_Toc342831487"/>
      <w:r w:rsidRPr="00A53549">
        <w:rPr>
          <w:sz w:val="24"/>
        </w:rPr>
        <w:t>Functional Requirements</w:t>
      </w:r>
      <w:bookmarkEnd w:id="4"/>
      <w:bookmarkEnd w:id="5"/>
    </w:p>
    <w:p w14:paraId="6142FEEB" w14:textId="77777777" w:rsidR="00AF370B" w:rsidRPr="00A53549" w:rsidRDefault="00AF370B" w:rsidP="00AF370B">
      <w:pPr>
        <w:rPr>
          <w:lang w:eastAsia="ja-JP"/>
        </w:rPr>
      </w:pPr>
    </w:p>
    <w:p w14:paraId="623A55C9" w14:textId="0F74F76D" w:rsidR="00AF370B" w:rsidRPr="00A53549" w:rsidRDefault="003D5502" w:rsidP="00AF370B">
      <w:pPr>
        <w:rPr>
          <w:lang w:eastAsia="ja-JP"/>
        </w:rPr>
      </w:pPr>
      <w:r w:rsidRPr="00A53549">
        <w:rPr>
          <w:sz w:val="21"/>
          <w:lang w:eastAsia="ja-JP"/>
        </w:rPr>
        <w:t>The Account</w:t>
      </w:r>
      <w:r w:rsidR="00AF370B" w:rsidRPr="00A53549">
        <w:rPr>
          <w:sz w:val="21"/>
          <w:lang w:eastAsia="ja-JP"/>
        </w:rPr>
        <w:t xml:space="preserve"> part</w:t>
      </w:r>
      <w:r w:rsidR="00AF370B" w:rsidRPr="00A53549">
        <w:t xml:space="preserve"> </w:t>
      </w:r>
      <w:r w:rsidR="00AF370B" w:rsidRPr="00A53549">
        <w:rPr>
          <w:lang w:eastAsia="ja-JP"/>
        </w:rPr>
        <w:t xml:space="preserve">of </w:t>
      </w:r>
      <w:proofErr w:type="spellStart"/>
      <w:r w:rsidR="00EE3C52" w:rsidRPr="00A53549">
        <w:t>BookMyTurf</w:t>
      </w:r>
      <w:proofErr w:type="spellEnd"/>
      <w:r w:rsidR="00AF370B" w:rsidRPr="00A53549">
        <w:t xml:space="preserve"> System</w:t>
      </w:r>
      <w:r w:rsidR="00EF069B" w:rsidRPr="00A53549">
        <w:rPr>
          <w:lang w:eastAsia="ja-JP"/>
        </w:rPr>
        <w:t xml:space="preserve"> has three modules which are</w:t>
      </w:r>
      <w:r w:rsidR="00AF370B" w:rsidRPr="00A53549">
        <w:rPr>
          <w:lang w:eastAsia="ja-JP"/>
        </w:rPr>
        <w:t xml:space="preserve"> divided 13 processes </w:t>
      </w:r>
      <w:r w:rsidR="00EF069B" w:rsidRPr="00A53549">
        <w:t xml:space="preserve">described </w:t>
      </w:r>
      <w:r w:rsidR="00AF370B" w:rsidRPr="00A53549">
        <w:rPr>
          <w:lang w:eastAsia="ja-JP"/>
        </w:rPr>
        <w:t>as below.</w:t>
      </w:r>
    </w:p>
    <w:p w14:paraId="72F9E6BE" w14:textId="77777777" w:rsidR="00CA63A9" w:rsidRPr="00A53549" w:rsidRDefault="00CA63A9" w:rsidP="00CA63A9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70"/>
        <w:gridCol w:w="5040"/>
      </w:tblGrid>
      <w:tr w:rsidR="00CA63A9" w:rsidRPr="00A53549" w14:paraId="1F17166E" w14:textId="77777777" w:rsidTr="001B00CB">
        <w:trPr>
          <w:trHeight w:val="372"/>
        </w:trPr>
        <w:tc>
          <w:tcPr>
            <w:tcW w:w="1080" w:type="dxa"/>
            <w:shd w:val="clear" w:color="auto" w:fill="E0E0E0"/>
          </w:tcPr>
          <w:p w14:paraId="78160859" w14:textId="77777777" w:rsidR="00CA63A9" w:rsidRPr="00A53549" w:rsidRDefault="00CA63A9" w:rsidP="001B00CB">
            <w:pPr>
              <w:ind w:left="0"/>
              <w:rPr>
                <w:b/>
                <w:bCs/>
                <w:szCs w:val="24"/>
              </w:rPr>
            </w:pPr>
            <w:r w:rsidRPr="00A53549">
              <w:rPr>
                <w:b/>
                <w:bCs/>
                <w:szCs w:val="24"/>
              </w:rPr>
              <w:t>No</w:t>
            </w:r>
          </w:p>
        </w:tc>
        <w:tc>
          <w:tcPr>
            <w:tcW w:w="1170" w:type="dxa"/>
            <w:shd w:val="clear" w:color="auto" w:fill="E0E0E0"/>
          </w:tcPr>
          <w:p w14:paraId="004B2BF5" w14:textId="77777777" w:rsidR="00CA63A9" w:rsidRPr="00A53549" w:rsidRDefault="00CA63A9" w:rsidP="001B00CB">
            <w:pPr>
              <w:ind w:left="0"/>
              <w:jc w:val="left"/>
              <w:rPr>
                <w:b/>
                <w:bCs/>
                <w:szCs w:val="24"/>
              </w:rPr>
            </w:pPr>
            <w:r w:rsidRPr="00A53549">
              <w:rPr>
                <w:b/>
                <w:bCs/>
                <w:szCs w:val="24"/>
              </w:rPr>
              <w:t>BRS requirement ID</w:t>
            </w:r>
          </w:p>
        </w:tc>
        <w:tc>
          <w:tcPr>
            <w:tcW w:w="5040" w:type="dxa"/>
            <w:shd w:val="clear" w:color="auto" w:fill="E0E0E0"/>
          </w:tcPr>
          <w:p w14:paraId="5EE1FF96" w14:textId="77777777" w:rsidR="00CA63A9" w:rsidRPr="00A53549" w:rsidRDefault="00CA63A9" w:rsidP="001B00CB">
            <w:pPr>
              <w:ind w:left="0"/>
              <w:rPr>
                <w:b/>
                <w:bCs/>
                <w:szCs w:val="24"/>
              </w:rPr>
            </w:pPr>
            <w:r w:rsidRPr="00A53549">
              <w:rPr>
                <w:b/>
                <w:bCs/>
                <w:szCs w:val="24"/>
              </w:rPr>
              <w:t>Description</w:t>
            </w:r>
          </w:p>
        </w:tc>
      </w:tr>
      <w:tr w:rsidR="009F5683" w:rsidRPr="00A53549" w14:paraId="476EE76A" w14:textId="77777777" w:rsidTr="001B00CB"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53C44244" w14:textId="77777777" w:rsidR="009F5683" w:rsidRPr="00A53549" w:rsidRDefault="009F5683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</w:t>
            </w:r>
            <w:r w:rsidR="001B00CB" w:rsidRPr="00A53549">
              <w:rPr>
                <w:b/>
                <w:szCs w:val="24"/>
                <w:lang w:eastAsia="ja-JP"/>
              </w:rPr>
              <w:t>1</w:t>
            </w:r>
          </w:p>
        </w:tc>
        <w:tc>
          <w:tcPr>
            <w:tcW w:w="6210" w:type="dxa"/>
            <w:gridSpan w:val="2"/>
            <w:tcBorders>
              <w:left w:val="single" w:sz="4" w:space="0" w:color="FFFFFF" w:themeColor="background1"/>
            </w:tcBorders>
          </w:tcPr>
          <w:p w14:paraId="2B2F0F69" w14:textId="46F09838" w:rsidR="009F5683" w:rsidRPr="00A53549" w:rsidRDefault="00D73677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User</w:t>
            </w:r>
            <w:r w:rsidR="009F5683" w:rsidRPr="00A53549">
              <w:rPr>
                <w:b/>
                <w:szCs w:val="24"/>
              </w:rPr>
              <w:t xml:space="preserve"> Module</w:t>
            </w:r>
          </w:p>
        </w:tc>
      </w:tr>
      <w:tr w:rsidR="001B00CB" w:rsidRPr="00A53549" w14:paraId="429F231F" w14:textId="77777777" w:rsidTr="001B00CB">
        <w:tc>
          <w:tcPr>
            <w:tcW w:w="1080" w:type="dxa"/>
          </w:tcPr>
          <w:p w14:paraId="04B0B729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2.1.1</w:t>
            </w:r>
          </w:p>
        </w:tc>
        <w:tc>
          <w:tcPr>
            <w:tcW w:w="1170" w:type="dxa"/>
          </w:tcPr>
          <w:p w14:paraId="0A6F57B8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F1</w:t>
            </w:r>
          </w:p>
        </w:tc>
        <w:tc>
          <w:tcPr>
            <w:tcW w:w="5040" w:type="dxa"/>
          </w:tcPr>
          <w:p w14:paraId="6C84EDAE" w14:textId="1A5E9C1C" w:rsidR="001B00CB" w:rsidRPr="00A53549" w:rsidRDefault="00DB30DE" w:rsidP="001B00CB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 xml:space="preserve">Sign up </w:t>
            </w:r>
            <w:r w:rsidR="001B00CB" w:rsidRPr="00A53549">
              <w:rPr>
                <w:b/>
                <w:szCs w:val="24"/>
              </w:rPr>
              <w:t>Process</w:t>
            </w:r>
          </w:p>
        </w:tc>
      </w:tr>
      <w:tr w:rsidR="001B00CB" w:rsidRPr="00A53549" w14:paraId="0ECFF581" w14:textId="77777777" w:rsidTr="001B00CB">
        <w:tc>
          <w:tcPr>
            <w:tcW w:w="1080" w:type="dxa"/>
          </w:tcPr>
          <w:p w14:paraId="6E13404A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2.1.2</w:t>
            </w:r>
          </w:p>
        </w:tc>
        <w:tc>
          <w:tcPr>
            <w:tcW w:w="1170" w:type="dxa"/>
          </w:tcPr>
          <w:p w14:paraId="73964387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F2</w:t>
            </w:r>
          </w:p>
        </w:tc>
        <w:tc>
          <w:tcPr>
            <w:tcW w:w="5040" w:type="dxa"/>
          </w:tcPr>
          <w:p w14:paraId="66A97A91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Login Process</w:t>
            </w:r>
          </w:p>
        </w:tc>
      </w:tr>
      <w:tr w:rsidR="001B00CB" w:rsidRPr="00A53549" w14:paraId="7DF6DE42" w14:textId="77777777" w:rsidTr="001B00CB">
        <w:tc>
          <w:tcPr>
            <w:tcW w:w="1080" w:type="dxa"/>
          </w:tcPr>
          <w:p w14:paraId="5B0A0DC2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2.1.3</w:t>
            </w:r>
          </w:p>
        </w:tc>
        <w:tc>
          <w:tcPr>
            <w:tcW w:w="1170" w:type="dxa"/>
          </w:tcPr>
          <w:p w14:paraId="2BBEB8A6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F3</w:t>
            </w:r>
          </w:p>
        </w:tc>
        <w:tc>
          <w:tcPr>
            <w:tcW w:w="5040" w:type="dxa"/>
          </w:tcPr>
          <w:p w14:paraId="4EBE84BB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Forgot Password Process</w:t>
            </w:r>
          </w:p>
        </w:tc>
      </w:tr>
      <w:tr w:rsidR="001B00CB" w:rsidRPr="00A53549" w14:paraId="2E4E8FCB" w14:textId="77777777" w:rsidTr="001B00CB">
        <w:tc>
          <w:tcPr>
            <w:tcW w:w="1080" w:type="dxa"/>
          </w:tcPr>
          <w:p w14:paraId="02B99280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2.1.4</w:t>
            </w:r>
          </w:p>
        </w:tc>
        <w:tc>
          <w:tcPr>
            <w:tcW w:w="1170" w:type="dxa"/>
          </w:tcPr>
          <w:p w14:paraId="2435EA2E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F4</w:t>
            </w:r>
          </w:p>
        </w:tc>
        <w:tc>
          <w:tcPr>
            <w:tcW w:w="5040" w:type="dxa"/>
          </w:tcPr>
          <w:p w14:paraId="4365AA99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Change Password Process</w:t>
            </w:r>
          </w:p>
        </w:tc>
      </w:tr>
      <w:tr w:rsidR="001B00CB" w:rsidRPr="00A53549" w14:paraId="3EA4764F" w14:textId="77777777" w:rsidTr="001B00CB">
        <w:tc>
          <w:tcPr>
            <w:tcW w:w="1080" w:type="dxa"/>
          </w:tcPr>
          <w:p w14:paraId="16EF1AEB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2.1.5</w:t>
            </w:r>
          </w:p>
        </w:tc>
        <w:tc>
          <w:tcPr>
            <w:tcW w:w="1170" w:type="dxa"/>
          </w:tcPr>
          <w:p w14:paraId="6DE85760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F5</w:t>
            </w:r>
          </w:p>
        </w:tc>
        <w:tc>
          <w:tcPr>
            <w:tcW w:w="5040" w:type="dxa"/>
          </w:tcPr>
          <w:p w14:paraId="056CEBF3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Update Account Process</w:t>
            </w:r>
          </w:p>
        </w:tc>
      </w:tr>
      <w:tr w:rsidR="001B00CB" w:rsidRPr="00A53549" w14:paraId="49677588" w14:textId="77777777" w:rsidTr="001B00CB">
        <w:tc>
          <w:tcPr>
            <w:tcW w:w="1080" w:type="dxa"/>
          </w:tcPr>
          <w:p w14:paraId="465B94E8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2.1.6</w:t>
            </w:r>
          </w:p>
        </w:tc>
        <w:tc>
          <w:tcPr>
            <w:tcW w:w="1170" w:type="dxa"/>
          </w:tcPr>
          <w:p w14:paraId="426C6AD0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F6</w:t>
            </w:r>
          </w:p>
        </w:tc>
        <w:tc>
          <w:tcPr>
            <w:tcW w:w="5040" w:type="dxa"/>
          </w:tcPr>
          <w:p w14:paraId="544A81EE" w14:textId="3CEC9ADB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 xml:space="preserve">Search </w:t>
            </w:r>
            <w:r w:rsidR="00DB30DE">
              <w:rPr>
                <w:b/>
                <w:szCs w:val="24"/>
              </w:rPr>
              <w:t>Turf</w:t>
            </w:r>
          </w:p>
        </w:tc>
      </w:tr>
      <w:tr w:rsidR="001B00CB" w:rsidRPr="00A53549" w14:paraId="2BA3DF31" w14:textId="77777777" w:rsidTr="001B00CB">
        <w:tc>
          <w:tcPr>
            <w:tcW w:w="1080" w:type="dxa"/>
          </w:tcPr>
          <w:p w14:paraId="2114B5BB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2.1.7</w:t>
            </w:r>
          </w:p>
        </w:tc>
        <w:tc>
          <w:tcPr>
            <w:tcW w:w="1170" w:type="dxa"/>
          </w:tcPr>
          <w:p w14:paraId="328C79D0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F7</w:t>
            </w:r>
          </w:p>
        </w:tc>
        <w:tc>
          <w:tcPr>
            <w:tcW w:w="5040" w:type="dxa"/>
          </w:tcPr>
          <w:p w14:paraId="5229E0DA" w14:textId="70EB316A" w:rsidR="001B00CB" w:rsidRPr="00A53549" w:rsidRDefault="00DB30DE" w:rsidP="001B00CB">
            <w:pPr>
              <w:ind w:left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Turf Description </w:t>
            </w:r>
          </w:p>
        </w:tc>
      </w:tr>
      <w:tr w:rsidR="001B00CB" w:rsidRPr="00A53549" w14:paraId="2AE74B44" w14:textId="77777777" w:rsidTr="001B00CB">
        <w:tc>
          <w:tcPr>
            <w:tcW w:w="1080" w:type="dxa"/>
          </w:tcPr>
          <w:p w14:paraId="48B62607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2.1.8</w:t>
            </w:r>
          </w:p>
        </w:tc>
        <w:tc>
          <w:tcPr>
            <w:tcW w:w="1170" w:type="dxa"/>
          </w:tcPr>
          <w:p w14:paraId="0EDDC279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F8</w:t>
            </w:r>
          </w:p>
        </w:tc>
        <w:tc>
          <w:tcPr>
            <w:tcW w:w="5040" w:type="dxa"/>
          </w:tcPr>
          <w:p w14:paraId="6C7A4CF5" w14:textId="00B9E37B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 xml:space="preserve">Update </w:t>
            </w:r>
            <w:r w:rsidR="00DB30DE">
              <w:rPr>
                <w:b/>
                <w:szCs w:val="24"/>
              </w:rPr>
              <w:t>T</w:t>
            </w:r>
          </w:p>
        </w:tc>
      </w:tr>
      <w:tr w:rsidR="001B00CB" w:rsidRPr="00A53549" w14:paraId="777CB30E" w14:textId="77777777" w:rsidTr="001B00CB">
        <w:tc>
          <w:tcPr>
            <w:tcW w:w="1080" w:type="dxa"/>
          </w:tcPr>
          <w:p w14:paraId="063F37B7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2.1.9</w:t>
            </w:r>
          </w:p>
        </w:tc>
        <w:tc>
          <w:tcPr>
            <w:tcW w:w="1170" w:type="dxa"/>
          </w:tcPr>
          <w:p w14:paraId="424909F3" w14:textId="77777777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F9</w:t>
            </w:r>
          </w:p>
        </w:tc>
        <w:tc>
          <w:tcPr>
            <w:tcW w:w="5040" w:type="dxa"/>
          </w:tcPr>
          <w:p w14:paraId="070F7809" w14:textId="5CE07E14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Dele</w:t>
            </w:r>
            <w:r w:rsidR="00DB30DE">
              <w:rPr>
                <w:b/>
                <w:szCs w:val="24"/>
              </w:rPr>
              <w:t>te Turf Information</w:t>
            </w:r>
          </w:p>
        </w:tc>
      </w:tr>
      <w:tr w:rsidR="001B00CB" w:rsidRPr="00A53549" w14:paraId="1306C101" w14:textId="77777777" w:rsidTr="001B00CB">
        <w:tc>
          <w:tcPr>
            <w:tcW w:w="1080" w:type="dxa"/>
          </w:tcPr>
          <w:p w14:paraId="05EE0C5C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2.1.10</w:t>
            </w:r>
          </w:p>
        </w:tc>
        <w:tc>
          <w:tcPr>
            <w:tcW w:w="1170" w:type="dxa"/>
          </w:tcPr>
          <w:p w14:paraId="185CEB08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F10</w:t>
            </w:r>
          </w:p>
        </w:tc>
        <w:tc>
          <w:tcPr>
            <w:tcW w:w="5040" w:type="dxa"/>
          </w:tcPr>
          <w:p w14:paraId="3FB161EE" w14:textId="1B0B60B0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 xml:space="preserve">Browse existing </w:t>
            </w:r>
            <w:r w:rsidR="00DB30DE">
              <w:rPr>
                <w:b/>
                <w:szCs w:val="24"/>
              </w:rPr>
              <w:t>Turf</w:t>
            </w:r>
            <w:r w:rsidRPr="00A53549">
              <w:rPr>
                <w:b/>
                <w:szCs w:val="24"/>
              </w:rPr>
              <w:t xml:space="preserve"> price</w:t>
            </w:r>
          </w:p>
        </w:tc>
      </w:tr>
      <w:tr w:rsidR="001B00CB" w:rsidRPr="00A53549" w14:paraId="5D98E94B" w14:textId="77777777" w:rsidTr="001B00CB">
        <w:trPr>
          <w:trHeight w:val="96"/>
        </w:trPr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0526F92A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</w:t>
            </w:r>
          </w:p>
        </w:tc>
        <w:tc>
          <w:tcPr>
            <w:tcW w:w="6210" w:type="dxa"/>
            <w:gridSpan w:val="2"/>
            <w:tcBorders>
              <w:left w:val="single" w:sz="4" w:space="0" w:color="FFFFFF" w:themeColor="background1"/>
            </w:tcBorders>
          </w:tcPr>
          <w:p w14:paraId="433183C5" w14:textId="3F2E575B" w:rsidR="001B00CB" w:rsidRPr="00A53549" w:rsidRDefault="003A701F" w:rsidP="001B00CB">
            <w:pPr>
              <w:ind w:left="0"/>
              <w:rPr>
                <w:b/>
                <w:szCs w:val="24"/>
              </w:rPr>
            </w:pPr>
            <w:r>
              <w:rPr>
                <w:b/>
                <w:szCs w:val="24"/>
              </w:rPr>
              <w:t>Admin</w:t>
            </w:r>
            <w:r w:rsidR="001B00CB" w:rsidRPr="00A53549">
              <w:rPr>
                <w:b/>
                <w:szCs w:val="24"/>
              </w:rPr>
              <w:t xml:space="preserve"> Module</w:t>
            </w:r>
          </w:p>
        </w:tc>
      </w:tr>
      <w:tr w:rsidR="001B00CB" w:rsidRPr="00A53549" w14:paraId="75CC6535" w14:textId="77777777" w:rsidTr="001B00CB">
        <w:tc>
          <w:tcPr>
            <w:tcW w:w="1080" w:type="dxa"/>
          </w:tcPr>
          <w:p w14:paraId="3DB4B6A9" w14:textId="4ABBC881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</w:t>
            </w:r>
            <w:r w:rsidR="003A701F">
              <w:rPr>
                <w:b/>
                <w:szCs w:val="24"/>
                <w:lang w:eastAsia="ja-JP"/>
              </w:rPr>
              <w:t>1</w:t>
            </w:r>
          </w:p>
        </w:tc>
        <w:tc>
          <w:tcPr>
            <w:tcW w:w="1170" w:type="dxa"/>
          </w:tcPr>
          <w:p w14:paraId="58D03D5F" w14:textId="47510BB5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276BA8" w:rsidRPr="00A53549">
              <w:rPr>
                <w:b/>
                <w:szCs w:val="24"/>
              </w:rPr>
              <w:t>1</w:t>
            </w:r>
            <w:r w:rsidR="003A701F">
              <w:rPr>
                <w:b/>
                <w:szCs w:val="24"/>
              </w:rPr>
              <w:t>1</w:t>
            </w:r>
          </w:p>
        </w:tc>
        <w:tc>
          <w:tcPr>
            <w:tcW w:w="5040" w:type="dxa"/>
          </w:tcPr>
          <w:p w14:paraId="47CF4665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Login Process</w:t>
            </w:r>
          </w:p>
        </w:tc>
      </w:tr>
      <w:tr w:rsidR="001B00CB" w:rsidRPr="00A53549" w14:paraId="77BEAE6B" w14:textId="77777777" w:rsidTr="001B00CB">
        <w:tc>
          <w:tcPr>
            <w:tcW w:w="1080" w:type="dxa"/>
          </w:tcPr>
          <w:p w14:paraId="3D539E43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2.2.3</w:t>
            </w:r>
          </w:p>
        </w:tc>
        <w:tc>
          <w:tcPr>
            <w:tcW w:w="1170" w:type="dxa"/>
          </w:tcPr>
          <w:p w14:paraId="4BEB3B7E" w14:textId="6E182B24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276BA8" w:rsidRPr="00A53549">
              <w:rPr>
                <w:b/>
                <w:szCs w:val="24"/>
              </w:rPr>
              <w:t>1</w:t>
            </w:r>
            <w:r w:rsidR="003A701F">
              <w:rPr>
                <w:b/>
                <w:szCs w:val="24"/>
              </w:rPr>
              <w:t>2</w:t>
            </w:r>
          </w:p>
        </w:tc>
        <w:tc>
          <w:tcPr>
            <w:tcW w:w="5040" w:type="dxa"/>
          </w:tcPr>
          <w:p w14:paraId="1A5631BC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Forgot Password Process</w:t>
            </w:r>
          </w:p>
        </w:tc>
      </w:tr>
      <w:tr w:rsidR="001B00CB" w:rsidRPr="00A53549" w14:paraId="38158877" w14:textId="77777777" w:rsidTr="001B00CB">
        <w:tc>
          <w:tcPr>
            <w:tcW w:w="1080" w:type="dxa"/>
          </w:tcPr>
          <w:p w14:paraId="693636C1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2.2.4</w:t>
            </w:r>
          </w:p>
        </w:tc>
        <w:tc>
          <w:tcPr>
            <w:tcW w:w="1170" w:type="dxa"/>
          </w:tcPr>
          <w:p w14:paraId="5FDF7BEE" w14:textId="084F3D90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276BA8" w:rsidRPr="00A53549">
              <w:rPr>
                <w:b/>
                <w:szCs w:val="24"/>
              </w:rPr>
              <w:t>1</w:t>
            </w:r>
            <w:r w:rsidR="003A701F">
              <w:rPr>
                <w:b/>
                <w:szCs w:val="24"/>
              </w:rPr>
              <w:t>3</w:t>
            </w:r>
          </w:p>
        </w:tc>
        <w:tc>
          <w:tcPr>
            <w:tcW w:w="5040" w:type="dxa"/>
          </w:tcPr>
          <w:p w14:paraId="1BA22FEE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Change Password Process</w:t>
            </w:r>
          </w:p>
        </w:tc>
      </w:tr>
      <w:tr w:rsidR="001B00CB" w:rsidRPr="00A53549" w14:paraId="418E3C80" w14:textId="77777777" w:rsidTr="001B00CB">
        <w:tc>
          <w:tcPr>
            <w:tcW w:w="1080" w:type="dxa"/>
          </w:tcPr>
          <w:p w14:paraId="2D211041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2.2.5</w:t>
            </w:r>
          </w:p>
        </w:tc>
        <w:tc>
          <w:tcPr>
            <w:tcW w:w="1170" w:type="dxa"/>
          </w:tcPr>
          <w:p w14:paraId="68794AFA" w14:textId="14497F80" w:rsidR="001B00CB" w:rsidRPr="00A53549" w:rsidRDefault="001B00CB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276BA8" w:rsidRPr="00A53549">
              <w:rPr>
                <w:b/>
                <w:szCs w:val="24"/>
              </w:rPr>
              <w:t>1</w:t>
            </w:r>
            <w:r w:rsidR="003A701F">
              <w:rPr>
                <w:b/>
                <w:szCs w:val="24"/>
              </w:rPr>
              <w:t>4</w:t>
            </w:r>
          </w:p>
        </w:tc>
        <w:tc>
          <w:tcPr>
            <w:tcW w:w="5040" w:type="dxa"/>
          </w:tcPr>
          <w:p w14:paraId="103E4FF6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>Update Account Process</w:t>
            </w:r>
          </w:p>
        </w:tc>
      </w:tr>
      <w:tr w:rsidR="001B00CB" w:rsidRPr="00A53549" w14:paraId="00332809" w14:textId="77777777" w:rsidTr="001B00CB">
        <w:tc>
          <w:tcPr>
            <w:tcW w:w="1080" w:type="dxa"/>
          </w:tcPr>
          <w:p w14:paraId="08B3D3D1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2.2.6</w:t>
            </w:r>
          </w:p>
        </w:tc>
        <w:tc>
          <w:tcPr>
            <w:tcW w:w="1170" w:type="dxa"/>
          </w:tcPr>
          <w:p w14:paraId="75D1C02E" w14:textId="2451093A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</w:t>
            </w:r>
            <w:r w:rsidR="00276BA8" w:rsidRPr="00A53549">
              <w:rPr>
                <w:b/>
                <w:szCs w:val="24"/>
                <w:lang w:eastAsia="ja-JP"/>
              </w:rPr>
              <w:t>1</w:t>
            </w:r>
            <w:r w:rsidR="003A701F">
              <w:rPr>
                <w:b/>
                <w:szCs w:val="24"/>
                <w:lang w:eastAsia="ja-JP"/>
              </w:rPr>
              <w:t>5</w:t>
            </w:r>
          </w:p>
        </w:tc>
        <w:tc>
          <w:tcPr>
            <w:tcW w:w="5040" w:type="dxa"/>
          </w:tcPr>
          <w:p w14:paraId="0AC69AF4" w14:textId="1D7FA34D" w:rsidR="001B00CB" w:rsidRPr="00A53549" w:rsidRDefault="003A701F" w:rsidP="001B00CB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>Record Generation</w:t>
            </w:r>
          </w:p>
        </w:tc>
      </w:tr>
      <w:tr w:rsidR="001B00CB" w:rsidRPr="00A53549" w14:paraId="2BB34CFD" w14:textId="77777777" w:rsidTr="001B00CB">
        <w:tc>
          <w:tcPr>
            <w:tcW w:w="1080" w:type="dxa"/>
          </w:tcPr>
          <w:p w14:paraId="459386E2" w14:textId="77777777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2.2.7</w:t>
            </w:r>
          </w:p>
        </w:tc>
        <w:tc>
          <w:tcPr>
            <w:tcW w:w="1170" w:type="dxa"/>
          </w:tcPr>
          <w:p w14:paraId="47AA6CFC" w14:textId="2CEA52B2" w:rsidR="001B00CB" w:rsidRPr="00A53549" w:rsidRDefault="001B00CB" w:rsidP="001B00CB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F1</w:t>
            </w:r>
            <w:r w:rsidR="003A701F">
              <w:rPr>
                <w:b/>
                <w:szCs w:val="24"/>
                <w:lang w:eastAsia="ja-JP"/>
              </w:rPr>
              <w:t>6</w:t>
            </w:r>
          </w:p>
        </w:tc>
        <w:tc>
          <w:tcPr>
            <w:tcW w:w="5040" w:type="dxa"/>
          </w:tcPr>
          <w:p w14:paraId="7023E273" w14:textId="579A6286" w:rsidR="001B00CB" w:rsidRPr="00A53549" w:rsidRDefault="003A701F" w:rsidP="001B00CB">
            <w:pPr>
              <w:ind w:left="0"/>
              <w:rPr>
                <w:b/>
                <w:szCs w:val="24"/>
              </w:rPr>
            </w:pPr>
            <w:r>
              <w:rPr>
                <w:b/>
                <w:szCs w:val="24"/>
              </w:rPr>
              <w:t>Account Management</w:t>
            </w:r>
          </w:p>
        </w:tc>
      </w:tr>
      <w:tr w:rsidR="001B00CB" w:rsidRPr="00A53549" w14:paraId="4C915269" w14:textId="77777777" w:rsidTr="001B00CB">
        <w:tc>
          <w:tcPr>
            <w:tcW w:w="7290" w:type="dxa"/>
            <w:gridSpan w:val="3"/>
          </w:tcPr>
          <w:p w14:paraId="59C097ED" w14:textId="7063766E" w:rsidR="001B00CB" w:rsidRPr="00A53549" w:rsidRDefault="00276BA8" w:rsidP="001B00CB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 xml:space="preserve">2.3 </w:t>
            </w:r>
            <w:r w:rsidR="001B00CB" w:rsidRPr="00A53549">
              <w:rPr>
                <w:b/>
                <w:szCs w:val="24"/>
              </w:rPr>
              <w:t xml:space="preserve">         </w:t>
            </w:r>
            <w:r w:rsidR="00662723">
              <w:rPr>
                <w:b/>
                <w:szCs w:val="24"/>
              </w:rPr>
              <w:t xml:space="preserve">Turf Owner </w:t>
            </w:r>
            <w:r w:rsidR="001B00CB" w:rsidRPr="00A53549">
              <w:rPr>
                <w:b/>
                <w:szCs w:val="24"/>
              </w:rPr>
              <w:t>Module</w:t>
            </w:r>
          </w:p>
        </w:tc>
      </w:tr>
      <w:tr w:rsidR="00276BA8" w:rsidRPr="00A53549" w14:paraId="746D43F6" w14:textId="77777777" w:rsidTr="001B00CB">
        <w:tc>
          <w:tcPr>
            <w:tcW w:w="1080" w:type="dxa"/>
          </w:tcPr>
          <w:p w14:paraId="7E1374E3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2.3.1</w:t>
            </w:r>
          </w:p>
        </w:tc>
        <w:tc>
          <w:tcPr>
            <w:tcW w:w="1170" w:type="dxa"/>
          </w:tcPr>
          <w:p w14:paraId="4B781423" w14:textId="52AA3FBD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F1</w:t>
            </w:r>
            <w:r w:rsidR="007B6600">
              <w:rPr>
                <w:b/>
                <w:szCs w:val="24"/>
              </w:rPr>
              <w:t>7</w:t>
            </w:r>
          </w:p>
        </w:tc>
        <w:tc>
          <w:tcPr>
            <w:tcW w:w="5040" w:type="dxa"/>
          </w:tcPr>
          <w:p w14:paraId="58A95D4D" w14:textId="0B69BD77" w:rsidR="00276BA8" w:rsidRPr="00A53549" w:rsidRDefault="00D54DC4" w:rsidP="00276BA8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>Register</w:t>
            </w:r>
          </w:p>
        </w:tc>
      </w:tr>
      <w:tr w:rsidR="00276BA8" w:rsidRPr="00A53549" w14:paraId="0AE7F393" w14:textId="77777777" w:rsidTr="001B00CB">
        <w:tc>
          <w:tcPr>
            <w:tcW w:w="1080" w:type="dxa"/>
          </w:tcPr>
          <w:p w14:paraId="1ED53146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2.3.2</w:t>
            </w:r>
          </w:p>
        </w:tc>
        <w:tc>
          <w:tcPr>
            <w:tcW w:w="1170" w:type="dxa"/>
          </w:tcPr>
          <w:p w14:paraId="73D01C79" w14:textId="1F269201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7B6600">
              <w:rPr>
                <w:b/>
                <w:szCs w:val="24"/>
              </w:rPr>
              <w:t>18</w:t>
            </w:r>
          </w:p>
        </w:tc>
        <w:tc>
          <w:tcPr>
            <w:tcW w:w="5040" w:type="dxa"/>
          </w:tcPr>
          <w:p w14:paraId="11E14A31" w14:textId="18F8137A" w:rsidR="00276BA8" w:rsidRPr="00A53549" w:rsidRDefault="00D54DC4" w:rsidP="00276BA8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>Login</w:t>
            </w:r>
          </w:p>
        </w:tc>
      </w:tr>
      <w:tr w:rsidR="00276BA8" w:rsidRPr="00A53549" w14:paraId="794E2187" w14:textId="77777777" w:rsidTr="001B00CB">
        <w:tc>
          <w:tcPr>
            <w:tcW w:w="1080" w:type="dxa"/>
          </w:tcPr>
          <w:p w14:paraId="7F780399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2.3.3</w:t>
            </w:r>
          </w:p>
        </w:tc>
        <w:tc>
          <w:tcPr>
            <w:tcW w:w="1170" w:type="dxa"/>
          </w:tcPr>
          <w:p w14:paraId="3A2F0370" w14:textId="4F214E99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</w:t>
            </w:r>
            <w:r w:rsidR="007B6600">
              <w:rPr>
                <w:b/>
                <w:szCs w:val="24"/>
              </w:rPr>
              <w:t>19</w:t>
            </w:r>
          </w:p>
        </w:tc>
        <w:tc>
          <w:tcPr>
            <w:tcW w:w="5040" w:type="dxa"/>
          </w:tcPr>
          <w:p w14:paraId="38A3A718" w14:textId="64076E21" w:rsidR="00276BA8" w:rsidRPr="00A53549" w:rsidRDefault="00D54DC4" w:rsidP="00276BA8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>Search Turf Details</w:t>
            </w:r>
          </w:p>
        </w:tc>
      </w:tr>
      <w:tr w:rsidR="00276BA8" w:rsidRPr="00A53549" w14:paraId="45F1FA0B" w14:textId="77777777" w:rsidTr="001B00CB">
        <w:tc>
          <w:tcPr>
            <w:tcW w:w="1080" w:type="dxa"/>
          </w:tcPr>
          <w:p w14:paraId="456921C4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2.3.4</w:t>
            </w:r>
          </w:p>
        </w:tc>
        <w:tc>
          <w:tcPr>
            <w:tcW w:w="1170" w:type="dxa"/>
          </w:tcPr>
          <w:p w14:paraId="6D41416E" w14:textId="000F1A16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F2</w:t>
            </w:r>
            <w:r w:rsidR="00D54DC4">
              <w:rPr>
                <w:b/>
                <w:szCs w:val="24"/>
              </w:rPr>
              <w:t>0</w:t>
            </w:r>
          </w:p>
        </w:tc>
        <w:tc>
          <w:tcPr>
            <w:tcW w:w="5040" w:type="dxa"/>
          </w:tcPr>
          <w:p w14:paraId="7B780202" w14:textId="1CA93EB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</w:rPr>
              <w:t xml:space="preserve">Update </w:t>
            </w:r>
            <w:r w:rsidR="00D54DC4">
              <w:rPr>
                <w:b/>
                <w:szCs w:val="24"/>
              </w:rPr>
              <w:t>Turf Details</w:t>
            </w:r>
          </w:p>
        </w:tc>
      </w:tr>
      <w:tr w:rsidR="00276BA8" w:rsidRPr="00A53549" w14:paraId="4FB7157B" w14:textId="77777777" w:rsidTr="001B00CB">
        <w:tc>
          <w:tcPr>
            <w:tcW w:w="1080" w:type="dxa"/>
          </w:tcPr>
          <w:p w14:paraId="6F124073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2.3.5</w:t>
            </w:r>
          </w:p>
        </w:tc>
        <w:tc>
          <w:tcPr>
            <w:tcW w:w="1170" w:type="dxa"/>
          </w:tcPr>
          <w:p w14:paraId="2A3F6E6B" w14:textId="69514932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F2</w:t>
            </w:r>
            <w:r w:rsidR="00D54DC4">
              <w:rPr>
                <w:b/>
                <w:szCs w:val="24"/>
                <w:lang w:eastAsia="ja-JP"/>
              </w:rPr>
              <w:t>1</w:t>
            </w:r>
          </w:p>
        </w:tc>
        <w:tc>
          <w:tcPr>
            <w:tcW w:w="5040" w:type="dxa"/>
          </w:tcPr>
          <w:p w14:paraId="5E7BD569" w14:textId="147E4D0C" w:rsidR="00276BA8" w:rsidRPr="00A53549" w:rsidRDefault="00D54DC4" w:rsidP="00276BA8">
            <w:pPr>
              <w:ind w:left="0"/>
              <w:rPr>
                <w:b/>
                <w:szCs w:val="24"/>
                <w:lang w:eastAsia="ja-JP"/>
              </w:rPr>
            </w:pPr>
            <w:r>
              <w:rPr>
                <w:b/>
                <w:szCs w:val="24"/>
              </w:rPr>
              <w:t>Delete Turf Details</w:t>
            </w:r>
          </w:p>
        </w:tc>
      </w:tr>
      <w:tr w:rsidR="00276BA8" w:rsidRPr="00A53549" w14:paraId="5949BD9D" w14:textId="77777777" w:rsidTr="001B00CB">
        <w:tc>
          <w:tcPr>
            <w:tcW w:w="1080" w:type="dxa"/>
          </w:tcPr>
          <w:p w14:paraId="3DBFDE95" w14:textId="77777777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2.3.6</w:t>
            </w:r>
          </w:p>
        </w:tc>
        <w:tc>
          <w:tcPr>
            <w:tcW w:w="1170" w:type="dxa"/>
          </w:tcPr>
          <w:p w14:paraId="04CADE3D" w14:textId="2229B62D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F2</w:t>
            </w:r>
            <w:r w:rsidR="00D54DC4">
              <w:rPr>
                <w:b/>
                <w:szCs w:val="24"/>
                <w:lang w:eastAsia="ja-JP"/>
              </w:rPr>
              <w:t>2</w:t>
            </w:r>
          </w:p>
        </w:tc>
        <w:tc>
          <w:tcPr>
            <w:tcW w:w="5040" w:type="dxa"/>
          </w:tcPr>
          <w:p w14:paraId="75BC710C" w14:textId="51D7319A" w:rsidR="00276BA8" w:rsidRPr="00A53549" w:rsidRDefault="00D54DC4" w:rsidP="00276BA8">
            <w:pPr>
              <w:ind w:left="0"/>
              <w:rPr>
                <w:b/>
                <w:szCs w:val="24"/>
              </w:rPr>
            </w:pPr>
            <w:r>
              <w:rPr>
                <w:b/>
                <w:szCs w:val="24"/>
              </w:rPr>
              <w:t>Payback Details</w:t>
            </w:r>
          </w:p>
        </w:tc>
      </w:tr>
      <w:tr w:rsidR="00276BA8" w:rsidRPr="00A53549" w14:paraId="6C4D2575" w14:textId="77777777" w:rsidTr="001B00CB">
        <w:tc>
          <w:tcPr>
            <w:tcW w:w="7290" w:type="dxa"/>
            <w:gridSpan w:val="3"/>
          </w:tcPr>
          <w:p w14:paraId="7CFC0B5F" w14:textId="77777777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2.4          Message Acknowledgement Module</w:t>
            </w:r>
          </w:p>
        </w:tc>
      </w:tr>
      <w:tr w:rsidR="00276BA8" w:rsidRPr="00A53549" w14:paraId="5D0DDDCE" w14:textId="77777777" w:rsidTr="001B00CB">
        <w:tc>
          <w:tcPr>
            <w:tcW w:w="1080" w:type="dxa"/>
          </w:tcPr>
          <w:p w14:paraId="66A2F3B6" w14:textId="77777777" w:rsidR="00276BA8" w:rsidRPr="00A53549" w:rsidRDefault="00B82113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2.4</w:t>
            </w:r>
            <w:r w:rsidR="00276BA8" w:rsidRPr="00A53549">
              <w:rPr>
                <w:b/>
                <w:szCs w:val="24"/>
                <w:lang w:eastAsia="ja-JP"/>
              </w:rPr>
              <w:t>.1</w:t>
            </w:r>
          </w:p>
        </w:tc>
        <w:tc>
          <w:tcPr>
            <w:tcW w:w="1170" w:type="dxa"/>
          </w:tcPr>
          <w:p w14:paraId="146C70DA" w14:textId="3BF26565" w:rsidR="00276BA8" w:rsidRPr="00A53549" w:rsidRDefault="00276BA8" w:rsidP="00276BA8">
            <w:pPr>
              <w:ind w:left="0"/>
              <w:rPr>
                <w:b/>
                <w:szCs w:val="24"/>
                <w:lang w:eastAsia="ja-JP"/>
              </w:rPr>
            </w:pPr>
            <w:r w:rsidRPr="00A53549">
              <w:rPr>
                <w:b/>
                <w:szCs w:val="24"/>
                <w:lang w:eastAsia="ja-JP"/>
              </w:rPr>
              <w:t>F2</w:t>
            </w:r>
            <w:r w:rsidR="00D54DC4">
              <w:rPr>
                <w:b/>
                <w:szCs w:val="24"/>
                <w:lang w:eastAsia="ja-JP"/>
              </w:rPr>
              <w:t>3</w:t>
            </w:r>
          </w:p>
        </w:tc>
        <w:tc>
          <w:tcPr>
            <w:tcW w:w="5040" w:type="dxa"/>
          </w:tcPr>
          <w:p w14:paraId="1F32059B" w14:textId="77777777" w:rsidR="00276BA8" w:rsidRPr="00A53549" w:rsidRDefault="00276BA8" w:rsidP="00276BA8">
            <w:pPr>
              <w:ind w:left="0"/>
              <w:rPr>
                <w:b/>
                <w:szCs w:val="24"/>
              </w:rPr>
            </w:pPr>
            <w:r w:rsidRPr="00A53549">
              <w:rPr>
                <w:b/>
                <w:szCs w:val="24"/>
              </w:rPr>
              <w:t>Sends Messages of Acknowledgement</w:t>
            </w:r>
          </w:p>
        </w:tc>
      </w:tr>
    </w:tbl>
    <w:p w14:paraId="78030126" w14:textId="77777777" w:rsidR="001B00CB" w:rsidRPr="00A53549" w:rsidRDefault="001B00CB" w:rsidP="00EF4506">
      <w:pPr>
        <w:ind w:left="0"/>
        <w:jc w:val="left"/>
        <w:rPr>
          <w:lang w:val="en-US" w:eastAsia="ja-JP"/>
        </w:rPr>
      </w:pPr>
    </w:p>
    <w:p w14:paraId="264FFC6D" w14:textId="77777777" w:rsidR="001B00CB" w:rsidRPr="00A53549" w:rsidRDefault="001B00CB" w:rsidP="001B00CB">
      <w:pPr>
        <w:rPr>
          <w:lang w:val="en-US" w:eastAsia="ja-JP"/>
        </w:rPr>
      </w:pPr>
    </w:p>
    <w:p w14:paraId="6593B18B" w14:textId="77777777" w:rsidR="001B00CB" w:rsidRPr="00A53549" w:rsidRDefault="001B00CB" w:rsidP="001B00CB">
      <w:pPr>
        <w:rPr>
          <w:lang w:val="en-US" w:eastAsia="ja-JP"/>
        </w:rPr>
      </w:pPr>
    </w:p>
    <w:p w14:paraId="6E0F1A6E" w14:textId="77777777" w:rsidR="001B00CB" w:rsidRPr="00A53549" w:rsidRDefault="001B00CB" w:rsidP="001B00CB">
      <w:pPr>
        <w:rPr>
          <w:lang w:val="en-US" w:eastAsia="ja-JP"/>
        </w:rPr>
      </w:pPr>
    </w:p>
    <w:p w14:paraId="5475CE3E" w14:textId="77777777" w:rsidR="001B00CB" w:rsidRPr="00A53549" w:rsidRDefault="001B00CB" w:rsidP="001B00CB">
      <w:pPr>
        <w:rPr>
          <w:lang w:val="en-US" w:eastAsia="ja-JP"/>
        </w:rPr>
      </w:pPr>
    </w:p>
    <w:p w14:paraId="46760A19" w14:textId="77777777" w:rsidR="001B00CB" w:rsidRPr="00A53549" w:rsidRDefault="001B00CB" w:rsidP="001B00CB">
      <w:pPr>
        <w:rPr>
          <w:lang w:val="en-US" w:eastAsia="ja-JP"/>
        </w:rPr>
      </w:pPr>
    </w:p>
    <w:p w14:paraId="396E384D" w14:textId="77777777" w:rsidR="001B00CB" w:rsidRPr="00A53549" w:rsidRDefault="001B00CB" w:rsidP="001B00CB">
      <w:pPr>
        <w:rPr>
          <w:lang w:val="en-US" w:eastAsia="ja-JP"/>
        </w:rPr>
      </w:pPr>
    </w:p>
    <w:p w14:paraId="5472A5EF" w14:textId="77777777" w:rsidR="001B00CB" w:rsidRPr="00A53549" w:rsidRDefault="001B00CB" w:rsidP="001B00CB">
      <w:pPr>
        <w:rPr>
          <w:lang w:val="en-US" w:eastAsia="ja-JP"/>
        </w:rPr>
      </w:pPr>
    </w:p>
    <w:p w14:paraId="4D5491FF" w14:textId="77777777" w:rsidR="001B00CB" w:rsidRPr="00A53549" w:rsidRDefault="001B00CB" w:rsidP="00EF4506">
      <w:pPr>
        <w:ind w:left="0"/>
        <w:jc w:val="left"/>
        <w:rPr>
          <w:lang w:val="en-US" w:eastAsia="ja-JP"/>
        </w:rPr>
      </w:pPr>
    </w:p>
    <w:p w14:paraId="4071CB1D" w14:textId="77777777" w:rsidR="001B00CB" w:rsidRPr="00A53549" w:rsidRDefault="001B00CB" w:rsidP="00EF4506">
      <w:pPr>
        <w:ind w:left="0"/>
        <w:jc w:val="left"/>
        <w:rPr>
          <w:lang w:val="en-US" w:eastAsia="ja-JP"/>
        </w:rPr>
      </w:pPr>
    </w:p>
    <w:p w14:paraId="6889EB74" w14:textId="77777777" w:rsidR="001B00CB" w:rsidRPr="00A53549" w:rsidRDefault="001B00CB" w:rsidP="00EF4506">
      <w:pPr>
        <w:ind w:left="0"/>
        <w:jc w:val="left"/>
        <w:rPr>
          <w:lang w:val="en-US" w:eastAsia="ja-JP"/>
        </w:rPr>
      </w:pPr>
    </w:p>
    <w:p w14:paraId="0E1AABC4" w14:textId="77777777" w:rsidR="001B00CB" w:rsidRPr="00A53549" w:rsidRDefault="001B00CB" w:rsidP="00EF4506">
      <w:pPr>
        <w:ind w:left="0"/>
        <w:jc w:val="left"/>
        <w:rPr>
          <w:lang w:val="en-US" w:eastAsia="ja-JP"/>
        </w:rPr>
      </w:pPr>
    </w:p>
    <w:p w14:paraId="303C43E3" w14:textId="77777777" w:rsidR="00EF4506" w:rsidRPr="00A53549" w:rsidRDefault="00B0311B" w:rsidP="00B82113">
      <w:pPr>
        <w:ind w:left="0"/>
        <w:jc w:val="left"/>
        <w:rPr>
          <w:lang w:val="en-US" w:eastAsia="ja-JP"/>
        </w:rPr>
      </w:pPr>
      <w:r w:rsidRPr="00A53549">
        <w:rPr>
          <w:lang w:eastAsia="ja-JP"/>
        </w:rPr>
        <w:br w:type="page"/>
      </w:r>
    </w:p>
    <w:p w14:paraId="13053276" w14:textId="3CEE0346" w:rsidR="00EF4506" w:rsidRPr="00A53549" w:rsidRDefault="004B5112" w:rsidP="009D2F8C">
      <w:pPr>
        <w:pStyle w:val="Heading2"/>
        <w:rPr>
          <w:sz w:val="32"/>
        </w:rPr>
      </w:pPr>
      <w:r w:rsidRPr="00A53549">
        <w:rPr>
          <w:sz w:val="32"/>
        </w:rPr>
        <w:lastRenderedPageBreak/>
        <w:t>User</w:t>
      </w:r>
      <w:r w:rsidR="005E29C6" w:rsidRPr="00A53549">
        <w:rPr>
          <w:sz w:val="32"/>
        </w:rPr>
        <w:t xml:space="preserve"> Module</w:t>
      </w:r>
    </w:p>
    <w:p w14:paraId="697D4E0D" w14:textId="77777777" w:rsidR="004B5112" w:rsidRPr="00A53549" w:rsidRDefault="004B5112" w:rsidP="004B51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Allows users to register, log in, and manage their profiles securely.</w:t>
      </w:r>
    </w:p>
    <w:p w14:paraId="34EC663D" w14:textId="248B3D8E" w:rsidR="004B5112" w:rsidRPr="00A53549" w:rsidRDefault="004B5112" w:rsidP="004B51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Enables turf search based on location, date, and time.</w:t>
      </w:r>
    </w:p>
    <w:p w14:paraId="2740BA00" w14:textId="77777777" w:rsidR="004B5112" w:rsidRPr="00A53549" w:rsidRDefault="004B5112" w:rsidP="004B51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Users can sign up and log in using email/phone and password.</w:t>
      </w:r>
    </w:p>
    <w:p w14:paraId="792C616C" w14:textId="4195AB41" w:rsidR="004B5112" w:rsidRPr="00A53549" w:rsidRDefault="004B5112" w:rsidP="004B51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system differentiates between customers, admins giving each role</w:t>
      </w:r>
    </w:p>
    <w:p w14:paraId="36A25AC1" w14:textId="77777777" w:rsidR="004B5112" w:rsidRPr="00A53549" w:rsidRDefault="004B5112" w:rsidP="004B5112">
      <w:pPr>
        <w:pStyle w:val="ListParagraph"/>
        <w:ind w:left="1287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appropriate access and permissions.</w:t>
      </w:r>
    </w:p>
    <w:p w14:paraId="0D8074F5" w14:textId="613FBDA3" w:rsidR="004B5112" w:rsidRPr="00A53549" w:rsidRDefault="004B5112" w:rsidP="004B511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Features like password reset, OTP-based verification and logout ensure</w:t>
      </w:r>
    </w:p>
    <w:p w14:paraId="79394564" w14:textId="1413A27D" w:rsidR="004B5112" w:rsidRPr="00A53549" w:rsidRDefault="004B5112" w:rsidP="004B5112">
      <w:pPr>
        <w:pStyle w:val="ListParagraph"/>
        <w:ind w:left="1287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data safety and prevent unauthorized access.</w:t>
      </w:r>
    </w:p>
    <w:p w14:paraId="496D87EC" w14:textId="77777777" w:rsidR="00C407E9" w:rsidRPr="00A53549" w:rsidRDefault="00C407E9" w:rsidP="00C407E9">
      <w:pPr>
        <w:rPr>
          <w:lang w:eastAsia="ja-JP"/>
        </w:rPr>
      </w:pPr>
    </w:p>
    <w:p w14:paraId="571616FE" w14:textId="325776AE" w:rsidR="00B82113" w:rsidRPr="00A53549" w:rsidRDefault="004B5112" w:rsidP="009D2F8C">
      <w:pPr>
        <w:pStyle w:val="Heading3"/>
        <w:tabs>
          <w:tab w:val="clear" w:pos="990"/>
          <w:tab w:val="num" w:pos="180"/>
        </w:tabs>
        <w:ind w:left="0"/>
        <w:rPr>
          <w:lang w:eastAsia="ja-JP"/>
        </w:rPr>
      </w:pPr>
      <w:r w:rsidRPr="00A53549">
        <w:t>Signup</w:t>
      </w:r>
      <w:r w:rsidR="00B82113" w:rsidRPr="00A53549">
        <w:t xml:space="preserve"> Process</w:t>
      </w:r>
    </w:p>
    <w:p w14:paraId="057CF3BB" w14:textId="77777777" w:rsidR="00B82113" w:rsidRPr="00A53549" w:rsidRDefault="00B82113" w:rsidP="00B82113">
      <w:pPr>
        <w:rPr>
          <w:lang w:eastAsia="ja-JP"/>
        </w:rPr>
      </w:pPr>
    </w:p>
    <w:p w14:paraId="259EFE2A" w14:textId="0AB6778F" w:rsidR="00B82113" w:rsidRPr="00A53549" w:rsidRDefault="00577B1B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="00B82113" w:rsidRPr="00A53549">
        <w:rPr>
          <w:rFonts w:ascii="Times New Roman" w:hAnsi="Times New Roman" w:cs="Times New Roman"/>
        </w:rPr>
        <w:t xml:space="preserve"> compels to create the account before </w:t>
      </w:r>
      <w:r w:rsidRPr="00A53549">
        <w:rPr>
          <w:rFonts w:ascii="Times New Roman" w:hAnsi="Times New Roman" w:cs="Times New Roman"/>
        </w:rPr>
        <w:t xml:space="preserve">booking </w:t>
      </w:r>
      <w:r w:rsidR="00B82113" w:rsidRPr="00A53549">
        <w:rPr>
          <w:rFonts w:ascii="Times New Roman" w:hAnsi="Times New Roman" w:cs="Times New Roman"/>
        </w:rPr>
        <w:t xml:space="preserve">it. So,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="00B82113" w:rsidRPr="00A53549">
        <w:rPr>
          <w:rFonts w:ascii="Times New Roman" w:hAnsi="Times New Roman" w:cs="Times New Roman"/>
        </w:rPr>
        <w:t xml:space="preserve"> provide</w:t>
      </w:r>
      <w:r w:rsidRPr="00A53549">
        <w:rPr>
          <w:rFonts w:ascii="Times New Roman" w:hAnsi="Times New Roman" w:cs="Times New Roman"/>
        </w:rPr>
        <w:t>s</w:t>
      </w:r>
      <w:r w:rsidR="00B82113" w:rsidRPr="00A53549">
        <w:rPr>
          <w:rFonts w:ascii="Times New Roman" w:hAnsi="Times New Roman" w:cs="Times New Roman"/>
        </w:rPr>
        <w:t xml:space="preserve"> the function which </w:t>
      </w:r>
      <w:r w:rsidR="0042728E" w:rsidRPr="00A53549">
        <w:rPr>
          <w:rFonts w:ascii="Times New Roman" w:hAnsi="Times New Roman" w:cs="Times New Roman"/>
        </w:rPr>
        <w:t xml:space="preserve">makes </w:t>
      </w:r>
      <w:r w:rsidRPr="00A53549">
        <w:rPr>
          <w:rFonts w:ascii="Times New Roman" w:hAnsi="Times New Roman" w:cs="Times New Roman"/>
        </w:rPr>
        <w:t>users</w:t>
      </w:r>
      <w:r w:rsidR="00B82113" w:rsidRPr="00A53549">
        <w:rPr>
          <w:rFonts w:ascii="Times New Roman" w:hAnsi="Times New Roman" w:cs="Times New Roman"/>
        </w:rPr>
        <w:t xml:space="preserve"> create new account.</w:t>
      </w:r>
    </w:p>
    <w:p w14:paraId="5F8951B2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320FFB99" w14:textId="350D0B64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</w:t>
      </w:r>
      <w:r w:rsidR="000546B8" w:rsidRPr="00A53549">
        <w:rPr>
          <w:rFonts w:ascii="Times New Roman" w:hAnsi="Times New Roman" w:cs="Times New Roman"/>
        </w:rPr>
        <w:t>use</w:t>
      </w:r>
      <w:r w:rsidR="0042728E" w:rsidRPr="00A53549">
        <w:rPr>
          <w:rFonts w:ascii="Times New Roman" w:hAnsi="Times New Roman" w:cs="Times New Roman"/>
        </w:rPr>
        <w:t>r</w:t>
      </w:r>
      <w:r w:rsidRPr="00A53549">
        <w:rPr>
          <w:rFonts w:ascii="Times New Roman" w:hAnsi="Times New Roman" w:cs="Times New Roman"/>
        </w:rPr>
        <w:t xml:space="preserve"> creates new account, the function demands f</w:t>
      </w:r>
      <w:r w:rsidR="0042728E" w:rsidRPr="00A53549">
        <w:rPr>
          <w:rFonts w:ascii="Times New Roman" w:hAnsi="Times New Roman" w:cs="Times New Roman"/>
        </w:rPr>
        <w:t>our information described as bel</w:t>
      </w:r>
      <w:r w:rsidRPr="00A53549">
        <w:rPr>
          <w:rFonts w:ascii="Times New Roman" w:hAnsi="Times New Roman" w:cs="Times New Roman"/>
        </w:rPr>
        <w:t>ow.</w:t>
      </w:r>
    </w:p>
    <w:p w14:paraId="2A33DF92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2314A65A" w14:textId="507AC74E" w:rsidR="00B82113" w:rsidRPr="00A53549" w:rsidRDefault="00B82113" w:rsidP="00B821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Login information</w:t>
      </w:r>
    </w:p>
    <w:p w14:paraId="6A3E9B04" w14:textId="77777777" w:rsidR="00B82113" w:rsidRPr="00A53549" w:rsidRDefault="00B82113" w:rsidP="00B821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Details</w:t>
      </w:r>
    </w:p>
    <w:p w14:paraId="7ECDDDDD" w14:textId="77777777" w:rsidR="00B82113" w:rsidRPr="00A53549" w:rsidRDefault="00B82113" w:rsidP="00D651D8">
      <w:pPr>
        <w:ind w:left="1701"/>
      </w:pPr>
    </w:p>
    <w:p w14:paraId="3AC55954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4000B0AD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Login information</w:t>
      </w:r>
    </w:p>
    <w:p w14:paraId="7586A96C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Login information consists of some items described as below.</w:t>
      </w:r>
    </w:p>
    <w:p w14:paraId="4A1E8680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101AB67E" w14:textId="77777777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</w:p>
    <w:p w14:paraId="6BD7B904" w14:textId="77777777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Password</w:t>
      </w:r>
    </w:p>
    <w:p w14:paraId="4DE1C5F7" w14:textId="77777777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First Name</w:t>
      </w:r>
    </w:p>
    <w:p w14:paraId="697463C7" w14:textId="77777777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Last Name</w:t>
      </w:r>
    </w:p>
    <w:p w14:paraId="3124BB56" w14:textId="5866EABB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</w:t>
      </w:r>
      <w:r w:rsidR="00827469" w:rsidRPr="00A53549">
        <w:rPr>
          <w:rFonts w:ascii="Times New Roman" w:hAnsi="Times New Roman" w:cs="Times New Roman"/>
        </w:rPr>
        <w:t>ddress</w:t>
      </w:r>
    </w:p>
    <w:p w14:paraId="69339740" w14:textId="77777777" w:rsidR="00B82113" w:rsidRPr="00A53549" w:rsidRDefault="00B82113" w:rsidP="00B821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Type</w:t>
      </w:r>
    </w:p>
    <w:p w14:paraId="7B3E5740" w14:textId="77777777" w:rsidR="00B82113" w:rsidRPr="00A53549" w:rsidRDefault="00B82113" w:rsidP="00B82113">
      <w:pPr>
        <w:pStyle w:val="ListParagraph"/>
        <w:ind w:left="2061"/>
        <w:rPr>
          <w:rFonts w:ascii="Times New Roman" w:hAnsi="Times New Roman" w:cs="Times New Roman"/>
        </w:rPr>
      </w:pPr>
    </w:p>
    <w:p w14:paraId="21A62CC3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All items are compulsory demanded. </w:t>
      </w:r>
    </w:p>
    <w:p w14:paraId="7F0FE7B6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20393E22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</w:p>
    <w:p w14:paraId="4F11727F" w14:textId="2F6F6EA2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unique. If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</w:t>
      </w:r>
      <w:r w:rsidR="00771530" w:rsidRPr="00A53549">
        <w:rPr>
          <w:rFonts w:ascii="Times New Roman" w:hAnsi="Times New Roman" w:cs="Times New Roman"/>
        </w:rPr>
        <w:t>is</w:t>
      </w:r>
      <w:r w:rsidRPr="00A53549">
        <w:rPr>
          <w:rFonts w:ascii="Times New Roman" w:hAnsi="Times New Roman" w:cs="Times New Roman"/>
        </w:rPr>
        <w:t xml:space="preserve"> previously registered, the</w:t>
      </w:r>
      <w:r w:rsidR="00771530" w:rsidRPr="00A53549">
        <w:rPr>
          <w:rFonts w:ascii="Times New Roman" w:hAnsi="Times New Roman" w:cs="Times New Roman"/>
        </w:rPr>
        <w:t>n</w:t>
      </w:r>
      <w:r w:rsidRPr="00A53549">
        <w:rPr>
          <w:rFonts w:ascii="Times New Roman" w:hAnsi="Times New Roman" w:cs="Times New Roman"/>
        </w:rPr>
        <w:t xml:space="preserve"> User should not be registered as an account</w:t>
      </w:r>
      <w:r w:rsidR="00771530" w:rsidRPr="00A53549">
        <w:rPr>
          <w:rFonts w:ascii="Times New Roman" w:hAnsi="Times New Roman" w:cs="Times New Roman"/>
        </w:rPr>
        <w:t xml:space="preserve"> again</w:t>
      </w:r>
      <w:r w:rsidRPr="00A53549">
        <w:rPr>
          <w:rFonts w:ascii="Times New Roman" w:hAnsi="Times New Roman" w:cs="Times New Roman"/>
        </w:rPr>
        <w:t>.</w:t>
      </w:r>
    </w:p>
    <w:p w14:paraId="6B624B4D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34EFA8A8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Password</w:t>
      </w:r>
    </w:p>
    <w:p w14:paraId="69260D38" w14:textId="77777777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Password has constrains which makes the Password consists of more than or equal 8 and less than or equal 16 characteristics including characters described as below.</w:t>
      </w:r>
    </w:p>
    <w:p w14:paraId="73D61587" w14:textId="77777777" w:rsidR="00B82113" w:rsidRPr="00A53549" w:rsidRDefault="00B82113" w:rsidP="00B82113">
      <w:pPr>
        <w:pStyle w:val="ListParagraph"/>
        <w:ind w:left="2061"/>
        <w:rPr>
          <w:rFonts w:ascii="Times New Roman" w:hAnsi="Times New Roman" w:cs="Times New Roman"/>
        </w:rPr>
      </w:pPr>
    </w:p>
    <w:p w14:paraId="7704C35E" w14:textId="77777777" w:rsidR="00B82113" w:rsidRPr="00A53549" w:rsidRDefault="00B82113" w:rsidP="00B82113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Numeric figure (at least one)</w:t>
      </w:r>
    </w:p>
    <w:p w14:paraId="0CC7D993" w14:textId="77777777" w:rsidR="00B82113" w:rsidRPr="00A53549" w:rsidRDefault="00B82113" w:rsidP="00B82113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Capital alphabet (A-Z)(at least one)</w:t>
      </w:r>
    </w:p>
    <w:p w14:paraId="69F28995" w14:textId="77777777" w:rsidR="00B82113" w:rsidRPr="00A53549" w:rsidRDefault="00B82113" w:rsidP="00B82113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Small alphabet (a-z)(at least one)</w:t>
      </w:r>
    </w:p>
    <w:p w14:paraId="18950747" w14:textId="77777777" w:rsidR="00B82113" w:rsidRPr="00A53549" w:rsidRDefault="00B82113" w:rsidP="00B82113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Special character (#, $, %, &amp;, etc.) (at least one)</w:t>
      </w:r>
    </w:p>
    <w:p w14:paraId="2844E2B8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75BA81F6" w14:textId="77777777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Password is masked by dummy characters. The re-entering Password is demanded.</w:t>
      </w:r>
    </w:p>
    <w:p w14:paraId="0F18A166" w14:textId="0ABB37B9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Password must be encrypted in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</w:t>
      </w:r>
    </w:p>
    <w:p w14:paraId="3EF4703D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4282B81D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Type</w:t>
      </w:r>
    </w:p>
    <w:p w14:paraId="2BDE1637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Type falls into three categories described as below.</w:t>
      </w:r>
    </w:p>
    <w:p w14:paraId="0207021E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61E8ECF9" w14:textId="2D9E4672" w:rsidR="00B82113" w:rsidRPr="00A53549" w:rsidRDefault="00A44627" w:rsidP="00B821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Player</w:t>
      </w:r>
    </w:p>
    <w:p w14:paraId="3FD7EF84" w14:textId="2C3C4DCE" w:rsidR="00B82113" w:rsidRPr="00A53549" w:rsidRDefault="00A44627" w:rsidP="00B821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 owner</w:t>
      </w:r>
    </w:p>
    <w:p w14:paraId="5A0C6A60" w14:textId="77777777" w:rsidR="00B82113" w:rsidRPr="00A53549" w:rsidRDefault="00B82113" w:rsidP="00B821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Administrator</w:t>
      </w:r>
    </w:p>
    <w:p w14:paraId="2959D365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508B8F61" w14:textId="58C43DA7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In an Account Creation Process, the user can select </w:t>
      </w:r>
      <w:r w:rsidR="00A44627" w:rsidRPr="00A53549">
        <w:rPr>
          <w:rFonts w:ascii="Times New Roman" w:hAnsi="Times New Roman" w:cs="Times New Roman"/>
        </w:rPr>
        <w:t>Player</w:t>
      </w:r>
      <w:r w:rsidR="00995E95" w:rsidRPr="00A53549">
        <w:rPr>
          <w:rFonts w:ascii="Times New Roman" w:hAnsi="Times New Roman" w:cs="Times New Roman"/>
        </w:rPr>
        <w:t xml:space="preserve"> or </w:t>
      </w:r>
      <w:r w:rsidR="009E6FF8" w:rsidRPr="00A53549">
        <w:rPr>
          <w:rFonts w:ascii="Times New Roman" w:hAnsi="Times New Roman" w:cs="Times New Roman"/>
        </w:rPr>
        <w:t>T</w:t>
      </w:r>
      <w:r w:rsidR="00995E95" w:rsidRPr="00A53549">
        <w:rPr>
          <w:rFonts w:ascii="Times New Roman" w:hAnsi="Times New Roman" w:cs="Times New Roman"/>
        </w:rPr>
        <w:t xml:space="preserve">urf </w:t>
      </w:r>
      <w:r w:rsidR="009E6FF8" w:rsidRPr="00A53549">
        <w:rPr>
          <w:rFonts w:ascii="Times New Roman" w:hAnsi="Times New Roman" w:cs="Times New Roman"/>
        </w:rPr>
        <w:t>O</w:t>
      </w:r>
      <w:r w:rsidR="00995E95" w:rsidRPr="00A53549">
        <w:rPr>
          <w:rFonts w:ascii="Times New Roman" w:hAnsi="Times New Roman" w:cs="Times New Roman"/>
        </w:rPr>
        <w:t>wner</w:t>
      </w:r>
      <w:r w:rsidRPr="00A53549">
        <w:rPr>
          <w:rFonts w:ascii="Times New Roman" w:hAnsi="Times New Roman" w:cs="Times New Roman"/>
        </w:rPr>
        <w:t xml:space="preserve">. </w:t>
      </w:r>
    </w:p>
    <w:p w14:paraId="15086537" w14:textId="4A2A16A8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No one could select The Administrator, because Administrator is implemented to </w:t>
      </w:r>
      <w:proofErr w:type="spellStart"/>
      <w:r w:rsidR="00FB33AE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in advance.</w:t>
      </w:r>
    </w:p>
    <w:p w14:paraId="7E1FB4CF" w14:textId="77777777" w:rsidR="00B82113" w:rsidRPr="00A53549" w:rsidRDefault="00B82113" w:rsidP="00B82113">
      <w:pPr>
        <w:rPr>
          <w:lang w:val="en-US" w:eastAsia="ja-JP"/>
        </w:rPr>
      </w:pPr>
    </w:p>
    <w:p w14:paraId="2168747E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Details</w:t>
      </w:r>
    </w:p>
    <w:p w14:paraId="3F49D306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Contact Detail consists of some items described as below.</w:t>
      </w:r>
    </w:p>
    <w:p w14:paraId="0E317170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19D98A84" w14:textId="77777777" w:rsidR="00B82113" w:rsidRPr="00A53549" w:rsidRDefault="00B82113" w:rsidP="00B821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49A39F9A" w14:textId="77777777" w:rsidR="00B82113" w:rsidRPr="00A53549" w:rsidRDefault="00B82113" w:rsidP="00B821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Phone No</w:t>
      </w:r>
    </w:p>
    <w:p w14:paraId="252EB2E2" w14:textId="77777777" w:rsidR="00B82113" w:rsidRPr="00A53549" w:rsidRDefault="00B82113" w:rsidP="00B82113">
      <w:pPr>
        <w:ind w:left="1701"/>
        <w:rPr>
          <w:lang w:eastAsia="ja-JP"/>
        </w:rPr>
      </w:pPr>
    </w:p>
    <w:p w14:paraId="0B915D13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hd w:val="pct15" w:color="auto" w:fill="FFFFFF"/>
        </w:rPr>
      </w:pPr>
      <w:r w:rsidRPr="00A53549">
        <w:rPr>
          <w:rFonts w:ascii="Times New Roman" w:hAnsi="Times New Roman" w:cs="Times New Roman"/>
        </w:rPr>
        <w:t>All items are compulsory demanded.</w:t>
      </w:r>
    </w:p>
    <w:p w14:paraId="62AC54A1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  <w:shd w:val="pct15" w:color="auto" w:fill="FFFFFF"/>
        </w:rPr>
      </w:pPr>
    </w:p>
    <w:p w14:paraId="08377D35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53CB1020" w14:textId="77777777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 should be filled.</w:t>
      </w:r>
    </w:p>
    <w:p w14:paraId="30368C78" w14:textId="2D4611E4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But only the </w:t>
      </w:r>
      <w:r w:rsidR="003302C9" w:rsidRPr="00A53549">
        <w:rPr>
          <w:rFonts w:ascii="Times New Roman" w:hAnsi="Times New Roman" w:cs="Times New Roman"/>
        </w:rPr>
        <w:t>city</w:t>
      </w:r>
      <w:r w:rsidRPr="00A53549">
        <w:rPr>
          <w:rFonts w:ascii="Times New Roman" w:hAnsi="Times New Roman" w:cs="Times New Roman"/>
        </w:rPr>
        <w:t xml:space="preserve"> should be selected from options.</w:t>
      </w:r>
    </w:p>
    <w:p w14:paraId="37B7A033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259A2BD1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7365C9C3" w14:textId="7839BE36" w:rsidR="00B82113" w:rsidRPr="00A53549" w:rsidRDefault="00B82113" w:rsidP="009C47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Login information</w:t>
      </w:r>
      <w:r w:rsidR="00FE4E05" w:rsidRPr="00A53549">
        <w:rPr>
          <w:rFonts w:ascii="Times New Roman" w:hAnsi="Times New Roman" w:cs="Times New Roman"/>
        </w:rPr>
        <w:t xml:space="preserve"> and user information</w:t>
      </w:r>
      <w:r w:rsidRPr="00A53549">
        <w:rPr>
          <w:rFonts w:ascii="Times New Roman" w:hAnsi="Times New Roman" w:cs="Times New Roman"/>
        </w:rPr>
        <w:t xml:space="preserve"> should be entered on one screen</w:t>
      </w:r>
      <w:r w:rsidR="00FE4E05" w:rsidRPr="00A53549">
        <w:rPr>
          <w:rFonts w:ascii="Times New Roman" w:hAnsi="Times New Roman" w:cs="Times New Roman"/>
        </w:rPr>
        <w:t>.</w:t>
      </w:r>
    </w:p>
    <w:p w14:paraId="22FA3E1F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752DDD89" w14:textId="77777777" w:rsidR="00B82113" w:rsidRPr="00A53549" w:rsidRDefault="00B82113" w:rsidP="009D2F8C">
      <w:pPr>
        <w:pStyle w:val="Heading3"/>
        <w:ind w:left="0"/>
        <w:rPr>
          <w:lang w:eastAsia="ja-JP"/>
        </w:rPr>
      </w:pPr>
      <w:r w:rsidRPr="00A53549">
        <w:t>Login Process</w:t>
      </w:r>
    </w:p>
    <w:p w14:paraId="7B98CC66" w14:textId="77777777" w:rsidR="00B82113" w:rsidRPr="00A53549" w:rsidRDefault="00B82113" w:rsidP="00B82113">
      <w:pPr>
        <w:rPr>
          <w:lang w:eastAsia="ja-JP"/>
        </w:rPr>
      </w:pPr>
    </w:p>
    <w:p w14:paraId="2FE65A2B" w14:textId="6F576862" w:rsidR="00B82113" w:rsidRPr="00A53549" w:rsidRDefault="00CF11DC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</w:t>
      </w:r>
      <w:r w:rsidR="00B82113" w:rsidRPr="00A53549">
        <w:rPr>
          <w:rFonts w:ascii="Times New Roman" w:hAnsi="Times New Roman" w:cs="Times New Roman"/>
        </w:rPr>
        <w:t>System always compels user authentication before using itself except when a new account is successfully created.</w:t>
      </w:r>
    </w:p>
    <w:p w14:paraId="331DF9DD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20076FC0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user authentication demands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Password.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checked in three ways.</w:t>
      </w:r>
    </w:p>
    <w:p w14:paraId="5856D1C5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15BA552D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existed and correct. </w:t>
      </w:r>
    </w:p>
    <w:p w14:paraId="28625453" w14:textId="77777777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are not equal to what the user has registered, the user authentication cannot be provided.</w:t>
      </w:r>
    </w:p>
    <w:p w14:paraId="5F49B7BC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2A1AA15B" w14:textId="589B7D5B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Second, the User Type linked to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</w:t>
      </w:r>
      <w:r w:rsidR="00604689" w:rsidRPr="00A53549">
        <w:rPr>
          <w:rFonts w:ascii="Times New Roman" w:hAnsi="Times New Roman" w:cs="Times New Roman"/>
        </w:rPr>
        <w:t xml:space="preserve">matching(i.e. </w:t>
      </w:r>
      <w:proofErr w:type="spellStart"/>
      <w:r w:rsidR="00604689" w:rsidRPr="00A53549">
        <w:rPr>
          <w:rFonts w:ascii="Times New Roman" w:hAnsi="Times New Roman" w:cs="Times New Roman"/>
        </w:rPr>
        <w:t>Player,Turf</w:t>
      </w:r>
      <w:proofErr w:type="spellEnd"/>
      <w:r w:rsidR="00604689" w:rsidRPr="00A53549">
        <w:rPr>
          <w:rFonts w:ascii="Times New Roman" w:hAnsi="Times New Roman" w:cs="Times New Roman"/>
        </w:rPr>
        <w:t xml:space="preserve"> </w:t>
      </w:r>
      <w:proofErr w:type="spellStart"/>
      <w:r w:rsidR="00604689" w:rsidRPr="00A53549">
        <w:rPr>
          <w:rFonts w:ascii="Times New Roman" w:hAnsi="Times New Roman" w:cs="Times New Roman"/>
        </w:rPr>
        <w:t>owner,Administrator</w:t>
      </w:r>
      <w:proofErr w:type="spellEnd"/>
      <w:r w:rsidR="00604689" w:rsidRPr="00A53549">
        <w:rPr>
          <w:rFonts w:ascii="Times New Roman" w:hAnsi="Times New Roman" w:cs="Times New Roman"/>
        </w:rPr>
        <w:t>)</w:t>
      </w:r>
      <w:r w:rsidRPr="00A53549">
        <w:rPr>
          <w:rFonts w:ascii="Times New Roman" w:hAnsi="Times New Roman" w:cs="Times New Roman"/>
        </w:rPr>
        <w:t xml:space="preserve">. </w:t>
      </w:r>
    </w:p>
    <w:p w14:paraId="5AACF5C6" w14:textId="019082C2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lastRenderedPageBreak/>
        <w:t>When the User Type is "</w:t>
      </w:r>
      <w:r w:rsidR="00103416" w:rsidRPr="00A53549">
        <w:rPr>
          <w:rFonts w:ascii="Times New Roman" w:hAnsi="Times New Roman" w:cs="Times New Roman"/>
        </w:rPr>
        <w:t>Player</w:t>
      </w:r>
      <w:r w:rsidRPr="00A53549">
        <w:rPr>
          <w:rFonts w:ascii="Times New Roman" w:hAnsi="Times New Roman" w:cs="Times New Roman"/>
        </w:rPr>
        <w:t>",</w:t>
      </w:r>
      <w:r w:rsidR="00A52673" w:rsidRPr="00A53549">
        <w:rPr>
          <w:rFonts w:ascii="Times New Roman" w:hAnsi="Times New Roman" w:cs="Times New Roman"/>
        </w:rPr>
        <w:t xml:space="preserve"> </w:t>
      </w:r>
      <w:r w:rsidR="00F7204D" w:rsidRPr="00A53549">
        <w:rPr>
          <w:rFonts w:ascii="Times New Roman" w:hAnsi="Times New Roman" w:cs="Times New Roman"/>
        </w:rPr>
        <w:t>then</w:t>
      </w:r>
      <w:r w:rsidRPr="00A53549">
        <w:rPr>
          <w:rFonts w:ascii="Times New Roman" w:hAnsi="Times New Roman" w:cs="Times New Roman"/>
        </w:rPr>
        <w:t xml:space="preserve"> user can be placed on “</w:t>
      </w:r>
      <w:r w:rsidR="00D14D60" w:rsidRPr="00A53549">
        <w:rPr>
          <w:rFonts w:ascii="Times New Roman" w:hAnsi="Times New Roman" w:cs="Times New Roman"/>
        </w:rPr>
        <w:t>P</w:t>
      </w:r>
      <w:r w:rsidR="00103416" w:rsidRPr="00A53549">
        <w:rPr>
          <w:rFonts w:ascii="Times New Roman" w:hAnsi="Times New Roman" w:cs="Times New Roman"/>
        </w:rPr>
        <w:t>layer</w:t>
      </w:r>
      <w:r w:rsidRPr="00A53549">
        <w:rPr>
          <w:rFonts w:ascii="Times New Roman" w:hAnsi="Times New Roman" w:cs="Times New Roman"/>
        </w:rPr>
        <w:t xml:space="preserve"> Home</w:t>
      </w:r>
      <w:r w:rsidR="00D14C66" w:rsidRPr="00A53549">
        <w:rPr>
          <w:rFonts w:ascii="Times New Roman" w:hAnsi="Times New Roman" w:cs="Times New Roman"/>
        </w:rPr>
        <w:t xml:space="preserve"> Page</w:t>
      </w:r>
      <w:r w:rsidRPr="00A53549">
        <w:rPr>
          <w:rFonts w:ascii="Times New Roman" w:hAnsi="Times New Roman" w:cs="Times New Roman"/>
        </w:rPr>
        <w:t>”.</w:t>
      </w:r>
    </w:p>
    <w:p w14:paraId="01B72DB6" w14:textId="3796BA43" w:rsidR="00B9538A" w:rsidRPr="00A53549" w:rsidRDefault="00B9538A" w:rsidP="00B953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When the User Type is "Turf Owner", then user can be placed on “</w:t>
      </w:r>
      <w:r w:rsidR="004205DF" w:rsidRPr="00A53549">
        <w:rPr>
          <w:rFonts w:ascii="Times New Roman" w:hAnsi="Times New Roman" w:cs="Times New Roman"/>
        </w:rPr>
        <w:t xml:space="preserve">Turf Owner </w:t>
      </w:r>
      <w:r w:rsidRPr="00A53549">
        <w:rPr>
          <w:rFonts w:ascii="Times New Roman" w:hAnsi="Times New Roman" w:cs="Times New Roman"/>
        </w:rPr>
        <w:t>Home”.</w:t>
      </w:r>
    </w:p>
    <w:p w14:paraId="5CEDE4CF" w14:textId="50631540" w:rsidR="00B9538A" w:rsidRPr="00A53549" w:rsidRDefault="00F40E99" w:rsidP="002D06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When the User Type is "Administrator", then user can be placed on “Administrator Home”.</w:t>
      </w:r>
    </w:p>
    <w:p w14:paraId="385DA557" w14:textId="77777777" w:rsidR="00B82113" w:rsidRPr="00A53549" w:rsidRDefault="00B82113" w:rsidP="00B82113">
      <w:pPr>
        <w:pStyle w:val="ListParagraph"/>
        <w:ind w:left="1800"/>
        <w:rPr>
          <w:rFonts w:ascii="Times New Roman" w:hAnsi="Times New Roman" w:cs="Times New Roman"/>
        </w:rPr>
      </w:pPr>
    </w:p>
    <w:p w14:paraId="7B9CD078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Finally,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available. </w:t>
      </w:r>
    </w:p>
    <w:p w14:paraId="49F691F1" w14:textId="31E02944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Administrator can decide whether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is available or suspended. </w:t>
      </w:r>
    </w:p>
    <w:p w14:paraId="13499841" w14:textId="5E760535" w:rsidR="00B82113" w:rsidRPr="00A53549" w:rsidRDefault="00B82113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I</w:t>
      </w:r>
      <w:r w:rsidR="00F7204D" w:rsidRPr="00A53549">
        <w:rPr>
          <w:rFonts w:ascii="Times New Roman" w:hAnsi="Times New Roman" w:cs="Times New Roman"/>
        </w:rPr>
        <w:t xml:space="preserve">f </w:t>
      </w:r>
      <w:r w:rsidR="00907F3B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is rejected, user authentication is not provided for system user. </w:t>
      </w:r>
    </w:p>
    <w:p w14:paraId="0962B6F4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  <w:shd w:val="pct15" w:color="auto" w:fill="FFFFFF"/>
        </w:rPr>
      </w:pPr>
    </w:p>
    <w:p w14:paraId="2B11711B" w14:textId="38D36120" w:rsidR="00B82113" w:rsidRPr="00A53549" w:rsidRDefault="00A5267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</w:t>
      </w:r>
      <w:r w:rsidR="000350C1" w:rsidRPr="00A53549">
        <w:rPr>
          <w:rFonts w:ascii="Times New Roman" w:hAnsi="Times New Roman" w:cs="Times New Roman"/>
        </w:rPr>
        <w:t>user</w:t>
      </w:r>
      <w:r w:rsidR="00B82113" w:rsidRPr="00A53549">
        <w:rPr>
          <w:rFonts w:ascii="Times New Roman" w:hAnsi="Times New Roman" w:cs="Times New Roman"/>
        </w:rPr>
        <w:t xml:space="preserve"> account should alive for so long as the duration decided by Admin.</w:t>
      </w:r>
    </w:p>
    <w:p w14:paraId="572CD0B4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6D4F768F" w14:textId="081D58A4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three checks are successfully completed, </w:t>
      </w:r>
      <w:r w:rsidR="00D14D60" w:rsidRPr="00A53549">
        <w:rPr>
          <w:rFonts w:ascii="Times New Roman" w:hAnsi="Times New Roman" w:cs="Times New Roman"/>
        </w:rPr>
        <w:t>use</w:t>
      </w:r>
      <w:r w:rsidR="00A52673" w:rsidRPr="00A53549">
        <w:rPr>
          <w:rFonts w:ascii="Times New Roman" w:hAnsi="Times New Roman" w:cs="Times New Roman"/>
        </w:rPr>
        <w:t>r</w:t>
      </w:r>
      <w:r w:rsidRPr="00A53549">
        <w:rPr>
          <w:rFonts w:ascii="Times New Roman" w:hAnsi="Times New Roman" w:cs="Times New Roman"/>
        </w:rPr>
        <w:t xml:space="preserve"> can be placed on respected page. </w:t>
      </w:r>
    </w:p>
    <w:p w14:paraId="1C843EBE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1867BCFE" w14:textId="01C490E0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“</w:t>
      </w:r>
      <w:r w:rsidR="00F93B52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Home” provides some items described as below.</w:t>
      </w:r>
    </w:p>
    <w:p w14:paraId="5ECA1811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0A0A1C12" w14:textId="77777777" w:rsidR="00B82113" w:rsidRPr="00A53549" w:rsidRDefault="00B82113" w:rsidP="001509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logout</w:t>
      </w:r>
    </w:p>
    <w:p w14:paraId="75C450DB" w14:textId="77777777" w:rsidR="00B82113" w:rsidRPr="00A53549" w:rsidRDefault="00B82113" w:rsidP="001509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Change Password</w:t>
      </w:r>
    </w:p>
    <w:p w14:paraId="075ECC69" w14:textId="7912FE73" w:rsidR="00B82113" w:rsidRPr="00A53549" w:rsidRDefault="00B82113" w:rsidP="001509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Search </w:t>
      </w:r>
      <w:r w:rsidR="00BC69F4" w:rsidRPr="00A53549">
        <w:rPr>
          <w:rFonts w:ascii="Times New Roman" w:hAnsi="Times New Roman" w:cs="Times New Roman"/>
        </w:rPr>
        <w:t>Turf</w:t>
      </w:r>
    </w:p>
    <w:p w14:paraId="661D655B" w14:textId="56B40580" w:rsidR="00BC69F4" w:rsidRPr="00A53549" w:rsidRDefault="00BC69F4" w:rsidP="001509C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Book Turf</w:t>
      </w:r>
    </w:p>
    <w:p w14:paraId="46F15CEF" w14:textId="210ADA41" w:rsidR="00B82113" w:rsidRPr="00A53549" w:rsidRDefault="00B82113" w:rsidP="00BC69F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Delete </w:t>
      </w:r>
      <w:r w:rsidR="00BC69F4" w:rsidRPr="00A53549">
        <w:rPr>
          <w:rFonts w:ascii="Times New Roman" w:hAnsi="Times New Roman" w:cs="Times New Roman"/>
        </w:rPr>
        <w:t>Booking</w:t>
      </w:r>
    </w:p>
    <w:p w14:paraId="4428A820" w14:textId="3C4EF795" w:rsidR="00B82113" w:rsidRPr="00A53549" w:rsidRDefault="00BC69F4" w:rsidP="00BC69F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Make Payment</w:t>
      </w:r>
    </w:p>
    <w:p w14:paraId="66C6AE23" w14:textId="77777777" w:rsidR="00B82113" w:rsidRPr="00A53549" w:rsidRDefault="00B82113" w:rsidP="009D2F8C">
      <w:pPr>
        <w:pStyle w:val="Heading3"/>
        <w:ind w:left="0"/>
        <w:rPr>
          <w:lang w:eastAsia="ja-JP"/>
        </w:rPr>
      </w:pPr>
      <w:r w:rsidRPr="00A53549">
        <w:t>Forgot Password Process</w:t>
      </w:r>
    </w:p>
    <w:p w14:paraId="6F135EBC" w14:textId="77777777" w:rsidR="00B82113" w:rsidRPr="00A53549" w:rsidRDefault="00B82113" w:rsidP="00B82113">
      <w:pPr>
        <w:rPr>
          <w:lang w:eastAsia="ja-JP"/>
        </w:rPr>
      </w:pPr>
    </w:p>
    <w:p w14:paraId="55265353" w14:textId="31FF8E8F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system user lost their Password, the recovery method should be provided by </w:t>
      </w:r>
      <w:proofErr w:type="spellStart"/>
      <w:r w:rsidR="00BC69F4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3A5768E6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recovery method is described as below.</w:t>
      </w:r>
    </w:p>
    <w:p w14:paraId="46601FEA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6437E6C6" w14:textId="717D2F14" w:rsidR="00EE3C52" w:rsidRPr="00A53549" w:rsidRDefault="00B82113" w:rsidP="00EE3C5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system user enters their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for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</w:t>
      </w:r>
    </w:p>
    <w:p w14:paraId="0FA44A71" w14:textId="65569000" w:rsidR="00B82113" w:rsidRPr="00A53549" w:rsidRDefault="00EE3C52" w:rsidP="00427A3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user is provided with </w:t>
      </w:r>
      <w:r w:rsidR="00427A31" w:rsidRPr="00A53549">
        <w:rPr>
          <w:rFonts w:ascii="Times New Roman" w:hAnsi="Times New Roman" w:cs="Times New Roman"/>
        </w:rPr>
        <w:t xml:space="preserve">OTP(one time password), </w:t>
      </w:r>
      <w:r w:rsidR="00B82113" w:rsidRPr="00A53549">
        <w:rPr>
          <w:rFonts w:ascii="Times New Roman" w:hAnsi="Times New Roman" w:cs="Times New Roman"/>
        </w:rPr>
        <w:t xml:space="preserve">Only when the </w:t>
      </w:r>
      <w:r w:rsidR="00427A31" w:rsidRPr="00A53549">
        <w:rPr>
          <w:rFonts w:ascii="Times New Roman" w:hAnsi="Times New Roman" w:cs="Times New Roman"/>
        </w:rPr>
        <w:t>OTP</w:t>
      </w:r>
      <w:r w:rsidR="00B82113" w:rsidRPr="00A53549">
        <w:rPr>
          <w:rFonts w:ascii="Times New Roman" w:hAnsi="Times New Roman" w:cs="Times New Roman"/>
        </w:rPr>
        <w:t xml:space="preserve"> is correct, </w:t>
      </w:r>
      <w:r w:rsidR="00427A31" w:rsidRPr="00A53549">
        <w:rPr>
          <w:rFonts w:ascii="Times New Roman" w:hAnsi="Times New Roman" w:cs="Times New Roman"/>
        </w:rPr>
        <w:t>user</w:t>
      </w:r>
      <w:r w:rsidR="00B82113" w:rsidRPr="00A53549">
        <w:rPr>
          <w:rFonts w:ascii="Times New Roman" w:hAnsi="Times New Roman" w:cs="Times New Roman"/>
        </w:rPr>
        <w:t xml:space="preserve"> get the new password </w:t>
      </w:r>
      <w:r w:rsidR="00B70DC3" w:rsidRPr="00A53549">
        <w:rPr>
          <w:rFonts w:ascii="Times New Roman" w:hAnsi="Times New Roman" w:cs="Times New Roman"/>
        </w:rPr>
        <w:t>page.</w:t>
      </w:r>
    </w:p>
    <w:p w14:paraId="2CC88235" w14:textId="0EA5468D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</w:t>
      </w:r>
      <w:r w:rsidR="00427A31" w:rsidRPr="00A53549">
        <w:rPr>
          <w:rFonts w:ascii="Times New Roman" w:hAnsi="Times New Roman" w:cs="Times New Roman"/>
        </w:rPr>
        <w:t>n the</w:t>
      </w:r>
      <w:r w:rsidRPr="00A53549">
        <w:rPr>
          <w:rFonts w:ascii="Times New Roman" w:hAnsi="Times New Roman" w:cs="Times New Roman"/>
        </w:rPr>
        <w:t xml:space="preserve"> new password is</w:t>
      </w:r>
      <w:r w:rsidR="00427A31" w:rsidRPr="00A53549">
        <w:rPr>
          <w:rFonts w:ascii="Times New Roman" w:hAnsi="Times New Roman" w:cs="Times New Roman"/>
        </w:rPr>
        <w:t xml:space="preserve"> set by user</w:t>
      </w:r>
      <w:r w:rsidR="00B70DC3" w:rsidRPr="00A53549">
        <w:rPr>
          <w:rFonts w:ascii="Times New Roman" w:hAnsi="Times New Roman" w:cs="Times New Roman"/>
        </w:rPr>
        <w:t xml:space="preserve"> manually</w:t>
      </w:r>
      <w:r w:rsidRPr="00A53549">
        <w:rPr>
          <w:rFonts w:ascii="Times New Roman" w:hAnsi="Times New Roman" w:cs="Times New Roman"/>
        </w:rPr>
        <w:t xml:space="preserve">. </w:t>
      </w:r>
    </w:p>
    <w:p w14:paraId="2337E4BA" w14:textId="14A73254" w:rsidR="00B82113" w:rsidRPr="00A53549" w:rsidRDefault="00427A31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</w:t>
      </w:r>
      <w:r w:rsidR="00B82113" w:rsidRPr="00A53549">
        <w:rPr>
          <w:rFonts w:ascii="Times New Roman" w:hAnsi="Times New Roman" w:cs="Times New Roman"/>
        </w:rPr>
        <w:t>he new password should consist of more than or equal 8 and less than or equal 16 characteristics including at least a numeric figure, a capital alphabet, a small alphabet, and a special character.</w:t>
      </w:r>
    </w:p>
    <w:p w14:paraId="324E7343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2AB1AFE3" w14:textId="10FBD7A5" w:rsidR="00B82113" w:rsidRPr="00A53549" w:rsidRDefault="00B82113" w:rsidP="00B70D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As a consequence, The </w:t>
      </w:r>
      <w:r w:rsidR="00427A31" w:rsidRPr="00A53549">
        <w:rPr>
          <w:rFonts w:ascii="Times New Roman" w:hAnsi="Times New Roman" w:cs="Times New Roman"/>
        </w:rPr>
        <w:t>use</w:t>
      </w:r>
      <w:r w:rsidR="007550C6" w:rsidRPr="00A53549">
        <w:rPr>
          <w:rFonts w:ascii="Times New Roman" w:hAnsi="Times New Roman" w:cs="Times New Roman"/>
        </w:rPr>
        <w:t>r</w:t>
      </w:r>
      <w:r w:rsidRPr="00A53549">
        <w:rPr>
          <w:rFonts w:ascii="Times New Roman" w:hAnsi="Times New Roman" w:cs="Times New Roman"/>
        </w:rPr>
        <w:t xml:space="preserve"> could get </w:t>
      </w:r>
      <w:r w:rsidR="001053D5" w:rsidRPr="00A53549">
        <w:rPr>
          <w:rFonts w:ascii="Times New Roman" w:hAnsi="Times New Roman" w:cs="Times New Roman"/>
        </w:rPr>
        <w:t>the</w:t>
      </w:r>
      <w:r w:rsidRPr="00A53549">
        <w:rPr>
          <w:rFonts w:ascii="Times New Roman" w:hAnsi="Times New Roman" w:cs="Times New Roman"/>
        </w:rPr>
        <w:t xml:space="preserve"> authentication using the new password.</w:t>
      </w:r>
    </w:p>
    <w:p w14:paraId="32E2C4DD" w14:textId="0A7C15D4" w:rsidR="00B82113" w:rsidRPr="00A53549" w:rsidRDefault="00B82113" w:rsidP="00632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the </w:t>
      </w:r>
      <w:r w:rsidR="00727E08" w:rsidRPr="00A53549">
        <w:rPr>
          <w:rFonts w:ascii="Times New Roman" w:hAnsi="Times New Roman" w:cs="Times New Roman"/>
        </w:rPr>
        <w:t xml:space="preserve">OTP </w:t>
      </w:r>
      <w:r w:rsidRPr="00A53549">
        <w:rPr>
          <w:rFonts w:ascii="Times New Roman" w:hAnsi="Times New Roman" w:cs="Times New Roman"/>
        </w:rPr>
        <w:t>is not correct,</w:t>
      </w:r>
      <w:r w:rsidR="00727E08" w:rsidRPr="00A53549">
        <w:rPr>
          <w:rFonts w:ascii="Times New Roman" w:hAnsi="Times New Roman" w:cs="Times New Roman"/>
        </w:rPr>
        <w:t xml:space="preserve"> </w:t>
      </w:r>
      <w:r w:rsidRPr="00A53549">
        <w:rPr>
          <w:rFonts w:ascii="Times New Roman" w:hAnsi="Times New Roman" w:cs="Times New Roman"/>
        </w:rPr>
        <w:t xml:space="preserve">the </w:t>
      </w:r>
      <w:r w:rsidR="00E2160C" w:rsidRPr="00A53549">
        <w:rPr>
          <w:rFonts w:ascii="Times New Roman" w:hAnsi="Times New Roman" w:cs="Times New Roman"/>
        </w:rPr>
        <w:t>OTP</w:t>
      </w:r>
      <w:r w:rsidRPr="00A53549">
        <w:rPr>
          <w:rFonts w:ascii="Times New Roman" w:hAnsi="Times New Roman" w:cs="Times New Roman"/>
        </w:rPr>
        <w:t xml:space="preserve"> is demanded for user again.</w:t>
      </w:r>
    </w:p>
    <w:p w14:paraId="39931783" w14:textId="77777777" w:rsidR="0063267C" w:rsidRPr="00A53549" w:rsidRDefault="0063267C" w:rsidP="0063267C">
      <w:pPr>
        <w:pStyle w:val="ListParagraph"/>
        <w:rPr>
          <w:rFonts w:ascii="Times New Roman" w:hAnsi="Times New Roman" w:cs="Times New Roman"/>
        </w:rPr>
      </w:pPr>
    </w:p>
    <w:p w14:paraId="40A731AB" w14:textId="77777777" w:rsidR="00B82113" w:rsidRPr="00A53549" w:rsidRDefault="00B82113" w:rsidP="009D2F8C">
      <w:pPr>
        <w:pStyle w:val="Heading3"/>
        <w:ind w:left="0"/>
        <w:rPr>
          <w:lang w:eastAsia="ja-JP"/>
        </w:rPr>
      </w:pPr>
      <w:r w:rsidRPr="00A53549">
        <w:t>Change Password Process</w:t>
      </w:r>
    </w:p>
    <w:p w14:paraId="69294FB9" w14:textId="77777777" w:rsidR="00B82113" w:rsidRPr="00A53549" w:rsidRDefault="00B82113" w:rsidP="00B82113">
      <w:pPr>
        <w:rPr>
          <w:lang w:eastAsia="ja-JP"/>
        </w:rPr>
      </w:pPr>
    </w:p>
    <w:p w14:paraId="70E46DE8" w14:textId="2783FB62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</w:t>
      </w:r>
      <w:r w:rsidR="00D73677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wants to change their Password, the measure should be provided by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0659473C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2A0E7648" w14:textId="4125351E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lastRenderedPageBreak/>
        <w:t xml:space="preserve">Therefore,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should provide the function which is </w:t>
      </w:r>
      <w:r w:rsidR="001053D5" w:rsidRPr="00A53549">
        <w:rPr>
          <w:rFonts w:ascii="Times New Roman" w:hAnsi="Times New Roman" w:cs="Times New Roman"/>
        </w:rPr>
        <w:t xml:space="preserve">available after getting the </w:t>
      </w:r>
      <w:r w:rsidR="00D73677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authentication.</w:t>
      </w:r>
    </w:p>
    <w:p w14:paraId="07DC6574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2D2CB695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function demands the current password and the new password.</w:t>
      </w:r>
    </w:p>
    <w:p w14:paraId="276548BF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73A4A053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Of course, the new password should consist of more than or equal 8 and less than or equal 16 characteristics including at least a numeric figure, a capital alphabet, a small alphabet, and a special character.</w:t>
      </w:r>
    </w:p>
    <w:p w14:paraId="0DA7814C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current password and the new password are masked by using dummy characters. </w:t>
      </w:r>
    </w:p>
    <w:p w14:paraId="6E17FEDF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new password is demanded to enter twice to avoid a</w:t>
      </w:r>
      <w:r w:rsidRPr="00A53549">
        <w:rPr>
          <w:rFonts w:ascii="Times New Roman" w:hAnsi="Times New Roman" w:cs="Times New Roman"/>
          <w:shd w:val="clear" w:color="auto" w:fill="FFFFFF"/>
        </w:rPr>
        <w:t xml:space="preserve"> </w:t>
      </w:r>
      <w:r w:rsidRPr="00A53549">
        <w:rPr>
          <w:rFonts w:ascii="Times New Roman" w:hAnsi="Times New Roman" w:cs="Times New Roman"/>
        </w:rPr>
        <w:t>typing error</w:t>
      </w:r>
      <w:r w:rsidRPr="00A53549">
        <w:rPr>
          <w:rFonts w:ascii="Times New Roman" w:hAnsi="Times New Roman" w:cs="Times New Roman"/>
          <w:shd w:val="clear" w:color="auto" w:fill="FFFFFF"/>
        </w:rPr>
        <w:t>.</w:t>
      </w:r>
    </w:p>
    <w:p w14:paraId="2999AF0B" w14:textId="77777777" w:rsidR="00B82113" w:rsidRPr="00A53549" w:rsidRDefault="00B82113" w:rsidP="00B82113">
      <w:pPr>
        <w:rPr>
          <w:lang w:eastAsia="ja-JP"/>
        </w:rPr>
      </w:pPr>
    </w:p>
    <w:p w14:paraId="07DD008E" w14:textId="2DC0CF1E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current password is correct, </w:t>
      </w:r>
      <w:r w:rsidR="00D73677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could change their Password.</w:t>
      </w:r>
    </w:p>
    <w:p w14:paraId="446B0CF8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59DD6793" w14:textId="2BD58C8C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the current password is changed into new password,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compels user authentication again.</w:t>
      </w:r>
    </w:p>
    <w:p w14:paraId="1DDB584F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02D78361" w14:textId="77777777" w:rsidR="00B82113" w:rsidRPr="00A53549" w:rsidRDefault="00B82113" w:rsidP="00B82113">
      <w:pPr>
        <w:rPr>
          <w:lang w:eastAsia="ja-JP"/>
        </w:rPr>
      </w:pPr>
    </w:p>
    <w:p w14:paraId="20D7C7F4" w14:textId="77777777" w:rsidR="00B82113" w:rsidRPr="00A53549" w:rsidRDefault="00B82113" w:rsidP="009D2F8C">
      <w:pPr>
        <w:pStyle w:val="Heading3"/>
        <w:ind w:left="0"/>
        <w:rPr>
          <w:lang w:eastAsia="ja-JP"/>
        </w:rPr>
      </w:pPr>
      <w:r w:rsidRPr="00A53549">
        <w:t>Update Account Process</w:t>
      </w:r>
    </w:p>
    <w:p w14:paraId="111E9976" w14:textId="77777777" w:rsidR="00B82113" w:rsidRPr="00A53549" w:rsidRDefault="00B82113" w:rsidP="00B82113">
      <w:pPr>
        <w:rPr>
          <w:lang w:eastAsia="ja-JP"/>
        </w:rPr>
      </w:pPr>
    </w:p>
    <w:p w14:paraId="5DF208BA" w14:textId="36DEA450" w:rsidR="00B82113" w:rsidRPr="00A53549" w:rsidRDefault="00EE3C52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="00B82113" w:rsidRPr="00A53549">
        <w:rPr>
          <w:rFonts w:ascii="Times New Roman" w:hAnsi="Times New Roman" w:cs="Times New Roman"/>
        </w:rPr>
        <w:t xml:space="preserve"> System should provide the function which makes the account updated for </w:t>
      </w:r>
      <w:r w:rsidR="00D73677" w:rsidRPr="00A53549">
        <w:rPr>
          <w:rFonts w:ascii="Times New Roman" w:hAnsi="Times New Roman" w:cs="Times New Roman"/>
        </w:rPr>
        <w:t>user</w:t>
      </w:r>
      <w:r w:rsidR="00B82113" w:rsidRPr="00A53549">
        <w:rPr>
          <w:rFonts w:ascii="Times New Roman" w:hAnsi="Times New Roman" w:cs="Times New Roman"/>
        </w:rPr>
        <w:t>.</w:t>
      </w:r>
    </w:p>
    <w:p w14:paraId="29459EA4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6EE3AF99" w14:textId="6F4CBA95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information </w:t>
      </w:r>
      <w:r w:rsidR="00D73677" w:rsidRPr="00A53549">
        <w:rPr>
          <w:rFonts w:ascii="Times New Roman" w:hAnsi="Times New Roman" w:cs="Times New Roman"/>
        </w:rPr>
        <w:t>user</w:t>
      </w:r>
      <w:r w:rsidRPr="00A53549">
        <w:rPr>
          <w:rFonts w:ascii="Times New Roman" w:hAnsi="Times New Roman" w:cs="Times New Roman"/>
        </w:rPr>
        <w:t xml:space="preserve"> could update is described below.</w:t>
      </w:r>
      <w:r w:rsidRPr="00A53549">
        <w:rPr>
          <w:rFonts w:ascii="MS Mincho" w:eastAsia="MS Mincho" w:hAnsi="MS Mincho" w:cs="MS Mincho" w:hint="eastAsia"/>
        </w:rPr>
        <w:t xml:space="preserve">　</w:t>
      </w:r>
      <w:r w:rsidRPr="00A53549">
        <w:rPr>
          <w:rFonts w:ascii="Times New Roman" w:hAnsi="Times New Roman" w:cs="Times New Roman"/>
        </w:rPr>
        <w:t xml:space="preserve"> </w:t>
      </w:r>
    </w:p>
    <w:p w14:paraId="2FD47F5D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1CF1D3AD" w14:textId="07D8D5E2" w:rsidR="00B82113" w:rsidRPr="00A53549" w:rsidRDefault="00B82113" w:rsidP="00F123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information</w:t>
      </w:r>
    </w:p>
    <w:p w14:paraId="045255CA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275052A7" w14:textId="77777777" w:rsidR="00B82113" w:rsidRPr="00A53549" w:rsidRDefault="00B82113" w:rsidP="00B82113">
      <w:pPr>
        <w:pStyle w:val="ListParagraph"/>
        <w:ind w:left="2061"/>
        <w:rPr>
          <w:rFonts w:ascii="Times New Roman" w:hAnsi="Times New Roman" w:cs="Times New Roman"/>
        </w:rPr>
      </w:pPr>
    </w:p>
    <w:p w14:paraId="4F7F9DD8" w14:textId="77777777" w:rsidR="00B82113" w:rsidRPr="00A53549" w:rsidRDefault="00B82113" w:rsidP="00B821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 items are compulsory demanded, but updating is optional.</w:t>
      </w:r>
    </w:p>
    <w:p w14:paraId="6DD744C1" w14:textId="77777777" w:rsidR="00B82113" w:rsidRPr="00A53549" w:rsidRDefault="00B82113" w:rsidP="00B82113">
      <w:pPr>
        <w:pStyle w:val="ListParagraph"/>
        <w:ind w:left="1440"/>
        <w:rPr>
          <w:rFonts w:ascii="Times New Roman" w:hAnsi="Times New Roman" w:cs="Times New Roman"/>
        </w:rPr>
      </w:pPr>
    </w:p>
    <w:p w14:paraId="76757F6B" w14:textId="77777777" w:rsidR="00B82113" w:rsidRPr="00A53549" w:rsidRDefault="00B82113" w:rsidP="00B821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information</w:t>
      </w:r>
    </w:p>
    <w:p w14:paraId="14A62DE0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updatable items as described below.</w:t>
      </w:r>
    </w:p>
    <w:p w14:paraId="463AA38C" w14:textId="77777777" w:rsidR="00B82113" w:rsidRPr="00A53549" w:rsidRDefault="00B82113" w:rsidP="00B82113">
      <w:pPr>
        <w:pStyle w:val="ListParagraph"/>
        <w:rPr>
          <w:rFonts w:ascii="Times New Roman" w:hAnsi="Times New Roman" w:cs="Times New Roman"/>
        </w:rPr>
      </w:pPr>
    </w:p>
    <w:p w14:paraId="52A0FC0A" w14:textId="7E8743B2" w:rsidR="00B82113" w:rsidRPr="00A53549" w:rsidRDefault="004072DD" w:rsidP="00B821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Name</w:t>
      </w:r>
    </w:p>
    <w:p w14:paraId="04F1DEBB" w14:textId="77777777" w:rsidR="00B82113" w:rsidRPr="00A53549" w:rsidRDefault="00B82113" w:rsidP="00B821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Phone No</w:t>
      </w:r>
    </w:p>
    <w:p w14:paraId="4DFA7045" w14:textId="77777777" w:rsidR="00B82113" w:rsidRPr="00A53549" w:rsidRDefault="00B82113" w:rsidP="00B821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address</w:t>
      </w:r>
    </w:p>
    <w:p w14:paraId="1BB1D3B8" w14:textId="77777777" w:rsidR="00B82113" w:rsidRPr="00A53549" w:rsidRDefault="00B82113" w:rsidP="00B821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10140CB8" w14:textId="77777777" w:rsidR="00B82113" w:rsidRPr="00A53549" w:rsidRDefault="00B82113" w:rsidP="00B82113">
      <w:pPr>
        <w:pStyle w:val="ListParagraph"/>
        <w:ind w:left="2061"/>
        <w:rPr>
          <w:rFonts w:ascii="Times New Roman" w:hAnsi="Times New Roman" w:cs="Times New Roman"/>
        </w:rPr>
      </w:pPr>
    </w:p>
    <w:p w14:paraId="30504158" w14:textId="2C067D80" w:rsidR="00B82113" w:rsidRPr="00A53549" w:rsidRDefault="00B82113" w:rsidP="00DF725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 items are compulsory demanded, but updating is optional.</w:t>
      </w:r>
      <w:r w:rsidRPr="00A53549">
        <w:rPr>
          <w:rFonts w:ascii="Times New Roman" w:hAnsi="Times New Roman" w:cs="Times New Roman"/>
        </w:rPr>
        <w:br w:type="page"/>
      </w:r>
    </w:p>
    <w:p w14:paraId="11E79251" w14:textId="471A8F8F" w:rsidR="0019253C" w:rsidRPr="00A53549" w:rsidRDefault="000203B1" w:rsidP="000203B1">
      <w:pPr>
        <w:pStyle w:val="Heading3"/>
        <w:numPr>
          <w:ilvl w:val="0"/>
          <w:numId w:val="0"/>
        </w:numPr>
        <w:jc w:val="left"/>
      </w:pPr>
      <w:r w:rsidRPr="00A53549">
        <w:lastRenderedPageBreak/>
        <w:t xml:space="preserve">2.1.6 </w:t>
      </w:r>
      <w:r w:rsidR="005F045A" w:rsidRPr="00A53549">
        <w:t>S</w:t>
      </w:r>
      <w:r w:rsidR="005E29C6" w:rsidRPr="00A53549">
        <w:t xml:space="preserve">earch </w:t>
      </w:r>
    </w:p>
    <w:p w14:paraId="7BE4F83D" w14:textId="77777777" w:rsidR="00EF069B" w:rsidRPr="00A53549" w:rsidRDefault="00EF069B" w:rsidP="00EF069B">
      <w:pPr>
        <w:pStyle w:val="ListParagraph"/>
        <w:rPr>
          <w:rFonts w:ascii="Times New Roman" w:hAnsi="Times New Roman" w:cs="Times New Roman"/>
        </w:rPr>
      </w:pPr>
    </w:p>
    <w:p w14:paraId="071C1F36" w14:textId="7D4120A1" w:rsidR="008277BD" w:rsidRPr="00A53549" w:rsidRDefault="00EF069B" w:rsidP="00844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 Search conditions are described as below.</w:t>
      </w:r>
    </w:p>
    <w:p w14:paraId="47BB9153" w14:textId="77777777" w:rsidR="00844780" w:rsidRPr="00A53549" w:rsidRDefault="00844780" w:rsidP="00844780">
      <w:pPr>
        <w:pStyle w:val="ListParagraph"/>
        <w:rPr>
          <w:rFonts w:ascii="Times New Roman" w:hAnsi="Times New Roman" w:cs="Times New Roman"/>
        </w:rPr>
      </w:pPr>
    </w:p>
    <w:p w14:paraId="5CE620AC" w14:textId="77777777" w:rsidR="008277BD" w:rsidRPr="00A53549" w:rsidRDefault="00410342" w:rsidP="00150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Price range</w:t>
      </w:r>
    </w:p>
    <w:p w14:paraId="2D25FB7E" w14:textId="684BEB92" w:rsidR="00844780" w:rsidRPr="00A53549" w:rsidRDefault="00844780" w:rsidP="001509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Location</w:t>
      </w:r>
    </w:p>
    <w:p w14:paraId="03806052" w14:textId="77777777" w:rsidR="008277BD" w:rsidRPr="00A53549" w:rsidRDefault="008277BD" w:rsidP="008277BD">
      <w:pPr>
        <w:pStyle w:val="ListParagraph"/>
        <w:ind w:left="2061"/>
        <w:rPr>
          <w:rFonts w:ascii="Times New Roman" w:hAnsi="Times New Roman" w:cs="Times New Roman"/>
        </w:rPr>
      </w:pPr>
    </w:p>
    <w:p w14:paraId="6EFBEA99" w14:textId="478FB00D" w:rsidR="00F40500" w:rsidRPr="00A53549" w:rsidRDefault="00844780" w:rsidP="001509C0">
      <w:pPr>
        <w:pStyle w:val="Heading3"/>
        <w:numPr>
          <w:ilvl w:val="2"/>
          <w:numId w:val="13"/>
        </w:numPr>
        <w:ind w:left="720"/>
      </w:pPr>
      <w:r w:rsidRPr="00A53549">
        <w:t>Turf Description</w:t>
      </w:r>
    </w:p>
    <w:p w14:paraId="5163F45B" w14:textId="19F254C8" w:rsidR="005F045A" w:rsidRPr="00A53549" w:rsidRDefault="00844780" w:rsidP="005F04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</w:t>
      </w:r>
      <w:r w:rsidR="005F045A" w:rsidRPr="00A53549">
        <w:rPr>
          <w:rFonts w:ascii="Times New Roman" w:hAnsi="Times New Roman" w:cs="Times New Roman"/>
        </w:rPr>
        <w:t xml:space="preserve"> requirements are described as below.</w:t>
      </w:r>
    </w:p>
    <w:p w14:paraId="20117206" w14:textId="38102E6D" w:rsidR="005F045A" w:rsidRPr="00A53549" w:rsidRDefault="005F045A" w:rsidP="00844780">
      <w:pPr>
        <w:ind w:left="0"/>
      </w:pPr>
    </w:p>
    <w:p w14:paraId="58500EE5" w14:textId="77777777" w:rsidR="005F045A" w:rsidRPr="00A53549" w:rsidRDefault="005F045A" w:rsidP="001509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Price</w:t>
      </w:r>
    </w:p>
    <w:p w14:paraId="1258594F" w14:textId="6579FE52" w:rsidR="005F045A" w:rsidRPr="00A53549" w:rsidRDefault="00844780" w:rsidP="001509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</w:t>
      </w:r>
      <w:r w:rsidR="005F045A" w:rsidRPr="00A53549">
        <w:rPr>
          <w:rFonts w:ascii="Times New Roman" w:hAnsi="Times New Roman" w:cs="Times New Roman"/>
        </w:rPr>
        <w:t xml:space="preserve"> name</w:t>
      </w:r>
    </w:p>
    <w:p w14:paraId="6266F7AD" w14:textId="732AD915" w:rsidR="005F045A" w:rsidRPr="00A53549" w:rsidRDefault="00844780" w:rsidP="001509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Amenities</w:t>
      </w:r>
    </w:p>
    <w:p w14:paraId="233888BB" w14:textId="77777777" w:rsidR="005F045A" w:rsidRPr="00A53549" w:rsidRDefault="005F045A" w:rsidP="001509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Photos</w:t>
      </w:r>
    </w:p>
    <w:p w14:paraId="4AE24274" w14:textId="77777777" w:rsidR="00F37F6A" w:rsidRPr="00A53549" w:rsidRDefault="00F37F6A" w:rsidP="00F37F6A"/>
    <w:p w14:paraId="651C31C8" w14:textId="044EE7F6" w:rsidR="00F40500" w:rsidRPr="00A53549" w:rsidRDefault="00D73677" w:rsidP="009A2E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</w:t>
      </w:r>
      <w:r w:rsidR="00F37F6A" w:rsidRPr="00A53549">
        <w:rPr>
          <w:rFonts w:ascii="Times New Roman" w:hAnsi="Times New Roman" w:cs="Times New Roman"/>
        </w:rPr>
        <w:t xml:space="preserve"> can see prices before </w:t>
      </w:r>
      <w:r w:rsidR="00844780" w:rsidRPr="00A53549">
        <w:rPr>
          <w:rFonts w:ascii="Times New Roman" w:hAnsi="Times New Roman" w:cs="Times New Roman"/>
        </w:rPr>
        <w:t>booking</w:t>
      </w:r>
      <w:r w:rsidR="00F37F6A" w:rsidRPr="00A53549">
        <w:rPr>
          <w:rFonts w:ascii="Times New Roman" w:hAnsi="Times New Roman" w:cs="Times New Roman"/>
        </w:rPr>
        <w:t xml:space="preserve"> </w:t>
      </w:r>
      <w:r w:rsidR="00844780" w:rsidRPr="00A53549">
        <w:rPr>
          <w:rFonts w:ascii="Times New Roman" w:hAnsi="Times New Roman" w:cs="Times New Roman"/>
        </w:rPr>
        <w:t>turf</w:t>
      </w:r>
      <w:r w:rsidR="00F37F6A" w:rsidRPr="00A53549">
        <w:rPr>
          <w:rFonts w:ascii="Times New Roman" w:hAnsi="Times New Roman" w:cs="Times New Roman"/>
        </w:rPr>
        <w:t>.</w:t>
      </w:r>
    </w:p>
    <w:p w14:paraId="05AEB71A" w14:textId="0BED78E9" w:rsidR="00880187" w:rsidRPr="00A53549" w:rsidRDefault="00880187" w:rsidP="001509C0">
      <w:pPr>
        <w:pStyle w:val="Heading3"/>
        <w:numPr>
          <w:ilvl w:val="2"/>
          <w:numId w:val="13"/>
        </w:numPr>
        <w:ind w:left="720"/>
      </w:pPr>
      <w:r w:rsidRPr="00A53549">
        <w:t xml:space="preserve">Update </w:t>
      </w:r>
      <w:r w:rsidR="00F2581F" w:rsidRPr="00A53549">
        <w:t>Turf</w:t>
      </w:r>
      <w:r w:rsidRPr="00A53549">
        <w:t xml:space="preserve"> information</w:t>
      </w:r>
    </w:p>
    <w:p w14:paraId="1AB31413" w14:textId="419E85B6" w:rsidR="006210F7" w:rsidRPr="00A53549" w:rsidRDefault="00216608" w:rsidP="002166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After publishing the </w:t>
      </w:r>
      <w:r w:rsidR="00F2581F" w:rsidRPr="00A53549">
        <w:rPr>
          <w:rFonts w:ascii="Times New Roman" w:hAnsi="Times New Roman" w:cs="Times New Roman"/>
        </w:rPr>
        <w:t>turf information</w:t>
      </w:r>
      <w:r w:rsidRPr="00A53549">
        <w:rPr>
          <w:rFonts w:ascii="Times New Roman" w:hAnsi="Times New Roman" w:cs="Times New Roman"/>
        </w:rPr>
        <w:t xml:space="preserve"> the </w:t>
      </w:r>
      <w:r w:rsidR="00F2581F" w:rsidRPr="00A53549">
        <w:rPr>
          <w:rFonts w:ascii="Times New Roman" w:hAnsi="Times New Roman" w:cs="Times New Roman"/>
        </w:rPr>
        <w:t>turf owner</w:t>
      </w:r>
      <w:r w:rsidRPr="00A53549">
        <w:rPr>
          <w:rFonts w:ascii="Times New Roman" w:hAnsi="Times New Roman" w:cs="Times New Roman"/>
        </w:rPr>
        <w:t xml:space="preserve"> can only </w:t>
      </w:r>
      <w:r w:rsidR="006210F7" w:rsidRPr="00A53549">
        <w:rPr>
          <w:rFonts w:ascii="Times New Roman" w:hAnsi="Times New Roman" w:cs="Times New Roman"/>
        </w:rPr>
        <w:t>update following contents.</w:t>
      </w:r>
    </w:p>
    <w:p w14:paraId="6315D625" w14:textId="4F16183E" w:rsidR="006210F7" w:rsidRPr="00A53549" w:rsidRDefault="00F2581F" w:rsidP="001509C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Slot availability</w:t>
      </w:r>
    </w:p>
    <w:p w14:paraId="57C540F3" w14:textId="031A2440" w:rsidR="00880187" w:rsidRPr="00A53549" w:rsidRDefault="00F2581F" w:rsidP="001509C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</w:t>
      </w:r>
      <w:r w:rsidR="006210F7" w:rsidRPr="00A53549">
        <w:rPr>
          <w:rFonts w:ascii="Times New Roman" w:hAnsi="Times New Roman" w:cs="Times New Roman"/>
        </w:rPr>
        <w:t xml:space="preserve"> </w:t>
      </w:r>
      <w:r w:rsidR="00216608" w:rsidRPr="00A53549">
        <w:rPr>
          <w:rFonts w:ascii="Times New Roman" w:hAnsi="Times New Roman" w:cs="Times New Roman"/>
        </w:rPr>
        <w:t>price</w:t>
      </w:r>
    </w:p>
    <w:p w14:paraId="45599F9D" w14:textId="7415970D" w:rsidR="00EF06EF" w:rsidRPr="00A53549" w:rsidRDefault="00FA0127" w:rsidP="00387C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Amenitie</w:t>
      </w:r>
      <w:r w:rsidR="00387C94" w:rsidRPr="00A53549">
        <w:rPr>
          <w:rFonts w:ascii="Times New Roman" w:hAnsi="Times New Roman" w:cs="Times New Roman"/>
        </w:rPr>
        <w:t>s</w:t>
      </w:r>
    </w:p>
    <w:p w14:paraId="1A4D351C" w14:textId="77777777" w:rsidR="00EF06EF" w:rsidRPr="00A53549" w:rsidRDefault="00EF06EF" w:rsidP="001509C0">
      <w:pPr>
        <w:pStyle w:val="Heading3"/>
        <w:numPr>
          <w:ilvl w:val="2"/>
          <w:numId w:val="13"/>
        </w:numPr>
        <w:ind w:left="720"/>
      </w:pPr>
      <w:r w:rsidRPr="00A53549">
        <w:t>Delete product information</w:t>
      </w:r>
    </w:p>
    <w:p w14:paraId="1CD00C0B" w14:textId="54816F49" w:rsidR="000B797D" w:rsidRPr="00A53549" w:rsidRDefault="00EF06EF" w:rsidP="000B797D">
      <w:r w:rsidRPr="00A53549">
        <w:t>•</w:t>
      </w:r>
      <w:r w:rsidR="00A90EC4" w:rsidRPr="00A53549">
        <w:t xml:space="preserve">  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After Publishing if </w:t>
      </w:r>
      <w:r w:rsidR="00C04E79" w:rsidRPr="00A53549">
        <w:rPr>
          <w:rFonts w:eastAsiaTheme="minorEastAsia"/>
          <w:sz w:val="22"/>
          <w:szCs w:val="22"/>
          <w:lang w:val="en-US" w:eastAsia="ja-JP"/>
        </w:rPr>
        <w:t>turf owner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 wants to remove</w:t>
      </w:r>
      <w:r w:rsidR="00C04E79" w:rsidRPr="00A53549">
        <w:rPr>
          <w:rFonts w:eastAsiaTheme="minorEastAsia"/>
          <w:sz w:val="22"/>
          <w:szCs w:val="22"/>
          <w:lang w:val="en-US" w:eastAsia="ja-JP"/>
        </w:rPr>
        <w:t xml:space="preserve"> 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 some</w:t>
      </w:r>
      <w:r w:rsidR="0083567D" w:rsidRPr="00A53549">
        <w:rPr>
          <w:rFonts w:eastAsiaTheme="minorEastAsia"/>
          <w:sz w:val="22"/>
          <w:szCs w:val="22"/>
          <w:lang w:val="en-US" w:eastAsia="ja-JP"/>
        </w:rPr>
        <w:t xml:space="preserve"> information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 then </w:t>
      </w:r>
      <w:r w:rsidR="0083567D" w:rsidRPr="00A53549">
        <w:rPr>
          <w:rFonts w:eastAsiaTheme="minorEastAsia"/>
          <w:sz w:val="22"/>
          <w:szCs w:val="22"/>
          <w:lang w:val="en-US" w:eastAsia="ja-JP"/>
        </w:rPr>
        <w:t>they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 can delete the</w:t>
      </w:r>
      <w:r w:rsidR="0036663A" w:rsidRPr="00A53549">
        <w:rPr>
          <w:rFonts w:eastAsiaTheme="minorEastAsia"/>
          <w:sz w:val="22"/>
          <w:szCs w:val="22"/>
          <w:lang w:val="en-US" w:eastAsia="ja-JP"/>
        </w:rPr>
        <w:t xml:space="preserve"> details</w:t>
      </w:r>
      <w:r w:rsidRPr="00A53549">
        <w:t>.</w:t>
      </w:r>
    </w:p>
    <w:p w14:paraId="746AB252" w14:textId="77777777" w:rsidR="000B797D" w:rsidRPr="00A53549" w:rsidRDefault="000B797D" w:rsidP="000B79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Price</w:t>
      </w:r>
    </w:p>
    <w:p w14:paraId="3C47FA10" w14:textId="77777777" w:rsidR="000B797D" w:rsidRPr="00A53549" w:rsidRDefault="000B797D" w:rsidP="000B79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 name</w:t>
      </w:r>
    </w:p>
    <w:p w14:paraId="508541CF" w14:textId="77777777" w:rsidR="000B797D" w:rsidRPr="00A53549" w:rsidRDefault="000B797D" w:rsidP="000B79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Amenities</w:t>
      </w:r>
    </w:p>
    <w:p w14:paraId="5CC92431" w14:textId="7D30B463" w:rsidR="000B797D" w:rsidRPr="00A53549" w:rsidRDefault="000B797D" w:rsidP="000B797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Photos</w:t>
      </w:r>
    </w:p>
    <w:p w14:paraId="27453A9A" w14:textId="59BC6542" w:rsidR="00EF06EF" w:rsidRPr="00A53549" w:rsidRDefault="00A46C60" w:rsidP="00A46C6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Slot availability</w:t>
      </w:r>
    </w:p>
    <w:p w14:paraId="25E5FD9D" w14:textId="5A99F6DA" w:rsidR="00EF06EF" w:rsidRPr="00A53549" w:rsidRDefault="00EF06EF" w:rsidP="001509C0">
      <w:pPr>
        <w:pStyle w:val="Heading3"/>
        <w:numPr>
          <w:ilvl w:val="2"/>
          <w:numId w:val="13"/>
        </w:numPr>
        <w:ind w:left="720"/>
        <w:rPr>
          <w:sz w:val="28"/>
        </w:rPr>
      </w:pPr>
      <w:r w:rsidRPr="00A53549">
        <w:rPr>
          <w:sz w:val="28"/>
        </w:rPr>
        <w:t xml:space="preserve"> </w:t>
      </w:r>
      <w:r w:rsidRPr="00A53549">
        <w:t xml:space="preserve">Browse existing </w:t>
      </w:r>
      <w:r w:rsidR="00345CAF" w:rsidRPr="00A53549">
        <w:t>Turf</w:t>
      </w:r>
      <w:r w:rsidRPr="00A53549">
        <w:t xml:space="preserve"> Price</w:t>
      </w:r>
    </w:p>
    <w:p w14:paraId="033F3772" w14:textId="75FA302D" w:rsidR="00EF06EF" w:rsidRPr="00A53549" w:rsidRDefault="00EF06EF" w:rsidP="00EF06EF">
      <w:pPr>
        <w:ind w:left="810"/>
      </w:pPr>
      <w:r w:rsidRPr="00A53549">
        <w:t xml:space="preserve">• </w:t>
      </w:r>
      <w:r w:rsidR="00D73677" w:rsidRPr="00A53549">
        <w:rPr>
          <w:rFonts w:eastAsiaTheme="minorEastAsia"/>
          <w:sz w:val="22"/>
          <w:szCs w:val="22"/>
          <w:lang w:val="en-US" w:eastAsia="ja-JP"/>
        </w:rPr>
        <w:t>User</w:t>
      </w:r>
      <w:r w:rsidRPr="00A53549">
        <w:rPr>
          <w:rFonts w:eastAsiaTheme="minorEastAsia"/>
          <w:sz w:val="22"/>
          <w:szCs w:val="22"/>
          <w:lang w:val="en-US" w:eastAsia="ja-JP"/>
        </w:rPr>
        <w:t xml:space="preserve"> could see the information of existing </w:t>
      </w:r>
      <w:r w:rsidR="00782960" w:rsidRPr="00A53549">
        <w:rPr>
          <w:rFonts w:eastAsiaTheme="minorEastAsia"/>
          <w:sz w:val="22"/>
          <w:szCs w:val="22"/>
          <w:lang w:val="en-US" w:eastAsia="ja-JP"/>
        </w:rPr>
        <w:t>Turfs</w:t>
      </w:r>
      <w:r w:rsidRPr="00A53549">
        <w:t>.</w:t>
      </w:r>
    </w:p>
    <w:p w14:paraId="2B3EC7DD" w14:textId="77777777" w:rsidR="009D2F8C" w:rsidRPr="00A53549" w:rsidRDefault="009D2F8C" w:rsidP="00EF06EF">
      <w:pPr>
        <w:ind w:left="810"/>
      </w:pPr>
    </w:p>
    <w:p w14:paraId="22862CA6" w14:textId="77777777" w:rsidR="009D2F8C" w:rsidRPr="00A53549" w:rsidRDefault="009D2F8C" w:rsidP="00EF06EF">
      <w:pPr>
        <w:ind w:left="810"/>
      </w:pPr>
    </w:p>
    <w:p w14:paraId="106BB21A" w14:textId="77777777" w:rsidR="009D2F8C" w:rsidRPr="00A53549" w:rsidRDefault="009D2F8C" w:rsidP="00EF06EF">
      <w:pPr>
        <w:ind w:left="810"/>
      </w:pPr>
    </w:p>
    <w:p w14:paraId="0E9C421A" w14:textId="77777777" w:rsidR="00371E29" w:rsidRPr="00A53549" w:rsidRDefault="00371E29" w:rsidP="00EF06EF">
      <w:pPr>
        <w:ind w:left="810"/>
      </w:pPr>
    </w:p>
    <w:p w14:paraId="1BA08AD5" w14:textId="77777777" w:rsidR="00371E29" w:rsidRPr="00A53549" w:rsidRDefault="00371E29" w:rsidP="00EF06EF">
      <w:pPr>
        <w:ind w:left="810"/>
      </w:pPr>
    </w:p>
    <w:p w14:paraId="78FAC75F" w14:textId="77777777" w:rsidR="00371E29" w:rsidRPr="00A53549" w:rsidRDefault="00371E29" w:rsidP="00EF06EF">
      <w:pPr>
        <w:ind w:left="810"/>
      </w:pPr>
    </w:p>
    <w:p w14:paraId="47BF77FB" w14:textId="77777777" w:rsidR="00371E29" w:rsidRPr="00A53549" w:rsidRDefault="00371E29" w:rsidP="00EF06EF">
      <w:pPr>
        <w:ind w:left="810"/>
      </w:pPr>
    </w:p>
    <w:p w14:paraId="2D478790" w14:textId="77777777" w:rsidR="0091001A" w:rsidRDefault="0091001A" w:rsidP="0091001A">
      <w:pPr>
        <w:ind w:left="0"/>
      </w:pPr>
    </w:p>
    <w:p w14:paraId="6101011E" w14:textId="77777777" w:rsidR="00E76E4B" w:rsidRPr="00A53549" w:rsidRDefault="00E76E4B" w:rsidP="0091001A">
      <w:pPr>
        <w:ind w:left="0"/>
        <w:rPr>
          <w:del w:id="6" w:author="Microsoft Word" w:date="2025-12-08T17:09:00Z"/>
          <w:sz w:val="22"/>
          <w:szCs w:val="22"/>
        </w:rPr>
      </w:pPr>
    </w:p>
    <w:p w14:paraId="444DDA2F" w14:textId="77777777" w:rsidR="00FB6ABE" w:rsidRPr="00A53549" w:rsidRDefault="00FB6ABE" w:rsidP="0091001A">
      <w:pPr>
        <w:ind w:left="0"/>
      </w:pPr>
    </w:p>
    <w:p w14:paraId="79B80FB8" w14:textId="14D9F1EC" w:rsidR="00FB6ABE" w:rsidRPr="00A53549" w:rsidRDefault="00FB6ABE" w:rsidP="001509C0">
      <w:pPr>
        <w:pStyle w:val="Heading4"/>
        <w:numPr>
          <w:ilvl w:val="2"/>
          <w:numId w:val="17"/>
        </w:numPr>
        <w:rPr>
          <w:i w:val="0"/>
          <w:szCs w:val="24"/>
        </w:rPr>
      </w:pPr>
      <w:r w:rsidRPr="00A53549">
        <w:rPr>
          <w:i w:val="0"/>
          <w:szCs w:val="24"/>
        </w:rPr>
        <w:lastRenderedPageBreak/>
        <w:t>B</w:t>
      </w:r>
      <w:r w:rsidR="00CB3C4D" w:rsidRPr="00A53549">
        <w:rPr>
          <w:i w:val="0"/>
          <w:szCs w:val="24"/>
        </w:rPr>
        <w:t>ook Turf</w:t>
      </w:r>
    </w:p>
    <w:p w14:paraId="253FED19" w14:textId="77777777" w:rsidR="00FB6ABE" w:rsidRPr="00A53549" w:rsidRDefault="00FB6ABE" w:rsidP="00FB6ABE"/>
    <w:p w14:paraId="20779740" w14:textId="32027DAA" w:rsidR="00FB6ABE" w:rsidRPr="00A53549" w:rsidRDefault="00FB6ABE" w:rsidP="00FB6ABE">
      <w:pPr>
        <w:rPr>
          <w:sz w:val="22"/>
          <w:szCs w:val="22"/>
        </w:rPr>
      </w:pPr>
      <w:r w:rsidRPr="00A53549">
        <w:t>•</w:t>
      </w:r>
      <w:r w:rsidRPr="00A53549">
        <w:tab/>
      </w:r>
      <w:r w:rsidRPr="00A53549">
        <w:rPr>
          <w:sz w:val="22"/>
          <w:szCs w:val="22"/>
        </w:rPr>
        <w:t xml:space="preserve"> To b</w:t>
      </w:r>
      <w:r w:rsidR="00CB3C4D" w:rsidRPr="00A53549">
        <w:rPr>
          <w:sz w:val="22"/>
          <w:szCs w:val="22"/>
        </w:rPr>
        <w:t>ook</w:t>
      </w:r>
      <w:r w:rsidRPr="00A53549">
        <w:rPr>
          <w:sz w:val="22"/>
          <w:szCs w:val="22"/>
        </w:rPr>
        <w:t xml:space="preserve"> the </w:t>
      </w:r>
      <w:r w:rsidR="00CB3C4D" w:rsidRPr="00A53549">
        <w:rPr>
          <w:sz w:val="22"/>
          <w:szCs w:val="22"/>
        </w:rPr>
        <w:t>turf</w:t>
      </w:r>
      <w:r w:rsidRPr="00A53549">
        <w:rPr>
          <w:sz w:val="22"/>
          <w:szCs w:val="22"/>
        </w:rPr>
        <w:t xml:space="preserve"> following are the condition</w:t>
      </w:r>
    </w:p>
    <w:p w14:paraId="26F22A73" w14:textId="77777777" w:rsidR="00FB6ABE" w:rsidRPr="00A53549" w:rsidRDefault="00FB6ABE" w:rsidP="00FB6ABE">
      <w:pPr>
        <w:rPr>
          <w:sz w:val="22"/>
          <w:szCs w:val="22"/>
        </w:rPr>
      </w:pPr>
    </w:p>
    <w:p w14:paraId="66770501" w14:textId="3F4E5E4D" w:rsidR="00FB6ABE" w:rsidRPr="00A53549" w:rsidRDefault="00FB6ABE" w:rsidP="000B4DBA">
      <w:pPr>
        <w:rPr>
          <w:sz w:val="22"/>
          <w:szCs w:val="22"/>
        </w:rPr>
      </w:pPr>
      <w:r w:rsidRPr="00A53549">
        <w:rPr>
          <w:sz w:val="22"/>
          <w:szCs w:val="22"/>
        </w:rPr>
        <w:t>1.</w:t>
      </w:r>
      <w:r w:rsidRPr="00A53549">
        <w:rPr>
          <w:sz w:val="22"/>
          <w:szCs w:val="22"/>
        </w:rPr>
        <w:tab/>
      </w:r>
      <w:r w:rsidR="000B4DBA" w:rsidRPr="00A53549">
        <w:rPr>
          <w:sz w:val="22"/>
          <w:szCs w:val="22"/>
        </w:rPr>
        <w:t>Bank Details</w:t>
      </w:r>
    </w:p>
    <w:p w14:paraId="7F07F1CB" w14:textId="7089FE4C" w:rsidR="00FB6ABE" w:rsidRPr="00A53549" w:rsidRDefault="003575C8" w:rsidP="00FB6ABE">
      <w:pPr>
        <w:rPr>
          <w:sz w:val="22"/>
          <w:szCs w:val="22"/>
        </w:rPr>
      </w:pPr>
      <w:r w:rsidRPr="00A53549">
        <w:rPr>
          <w:sz w:val="22"/>
          <w:szCs w:val="22"/>
        </w:rPr>
        <w:t>2</w:t>
      </w:r>
      <w:r w:rsidR="00FB6ABE" w:rsidRPr="00A53549">
        <w:rPr>
          <w:sz w:val="22"/>
          <w:szCs w:val="22"/>
        </w:rPr>
        <w:t>.</w:t>
      </w:r>
      <w:r w:rsidR="00FB6ABE" w:rsidRPr="00A53549">
        <w:rPr>
          <w:sz w:val="22"/>
          <w:szCs w:val="22"/>
        </w:rPr>
        <w:tab/>
        <w:t>P</w:t>
      </w:r>
      <w:r w:rsidR="00BB3059" w:rsidRPr="00A53549">
        <w:rPr>
          <w:sz w:val="22"/>
          <w:szCs w:val="22"/>
        </w:rPr>
        <w:t>ayment method</w:t>
      </w:r>
    </w:p>
    <w:p w14:paraId="6ED3F14E" w14:textId="77777777" w:rsidR="00BA62D6" w:rsidRPr="00A53549" w:rsidRDefault="00BA62D6" w:rsidP="00FB6ABE">
      <w:pPr>
        <w:rPr>
          <w:sz w:val="22"/>
          <w:szCs w:val="22"/>
        </w:rPr>
      </w:pPr>
    </w:p>
    <w:p w14:paraId="53DD2137" w14:textId="04806A19" w:rsidR="00BA62D6" w:rsidRPr="00A53549" w:rsidRDefault="008C30A9" w:rsidP="001221A1">
      <w:pPr>
        <w:ind w:left="0"/>
        <w:rPr>
          <w:b/>
          <w:szCs w:val="24"/>
        </w:rPr>
      </w:pPr>
      <w:r w:rsidRPr="00A53549">
        <w:rPr>
          <w:b/>
          <w:szCs w:val="24"/>
        </w:rPr>
        <w:t>3</w:t>
      </w:r>
      <w:r w:rsidR="001221A1" w:rsidRPr="00A53549">
        <w:rPr>
          <w:b/>
          <w:szCs w:val="24"/>
        </w:rPr>
        <w:t>.2.</w:t>
      </w:r>
      <w:r w:rsidRPr="00A53549">
        <w:rPr>
          <w:b/>
          <w:szCs w:val="24"/>
        </w:rPr>
        <w:t>2</w:t>
      </w:r>
      <w:r w:rsidR="001221A1" w:rsidRPr="00A53549">
        <w:rPr>
          <w:b/>
          <w:szCs w:val="24"/>
        </w:rPr>
        <w:t xml:space="preserve"> </w:t>
      </w:r>
      <w:r w:rsidR="00BA62D6" w:rsidRPr="00A53549">
        <w:rPr>
          <w:b/>
          <w:szCs w:val="24"/>
        </w:rPr>
        <w:t>Payback Process</w:t>
      </w:r>
    </w:p>
    <w:p w14:paraId="655019C3" w14:textId="77777777" w:rsidR="00BA62D6" w:rsidRPr="00A53549" w:rsidRDefault="00BA62D6" w:rsidP="00BA62D6">
      <w:pPr>
        <w:rPr>
          <w:sz w:val="22"/>
          <w:szCs w:val="22"/>
        </w:rPr>
      </w:pPr>
    </w:p>
    <w:p w14:paraId="4CF9456D" w14:textId="77777777" w:rsidR="00BA62D6" w:rsidRPr="00A53549" w:rsidRDefault="00BA62D6" w:rsidP="00BA62D6">
      <w:pPr>
        <w:rPr>
          <w:sz w:val="22"/>
          <w:szCs w:val="22"/>
        </w:rPr>
      </w:pPr>
      <w:r w:rsidRPr="00A53549">
        <w:rPr>
          <w:sz w:val="22"/>
          <w:szCs w:val="22"/>
        </w:rPr>
        <w:t>•</w:t>
      </w:r>
      <w:r w:rsidRPr="00A53549">
        <w:rPr>
          <w:sz w:val="22"/>
          <w:szCs w:val="22"/>
        </w:rPr>
        <w:tab/>
        <w:t>In payback process system following are the conditions</w:t>
      </w:r>
    </w:p>
    <w:p w14:paraId="11E93C8B" w14:textId="77777777" w:rsidR="00BA62D6" w:rsidRPr="00A53549" w:rsidRDefault="00BA62D6" w:rsidP="00BA62D6">
      <w:pPr>
        <w:rPr>
          <w:sz w:val="22"/>
          <w:szCs w:val="22"/>
        </w:rPr>
      </w:pPr>
    </w:p>
    <w:p w14:paraId="1AE2B33F" w14:textId="5B9527F4" w:rsidR="00F367D8" w:rsidRPr="00A53549" w:rsidRDefault="00BA62D6" w:rsidP="00E62808">
      <w:pPr>
        <w:rPr>
          <w:sz w:val="22"/>
          <w:szCs w:val="22"/>
        </w:rPr>
      </w:pPr>
      <w:r w:rsidRPr="00A53549">
        <w:rPr>
          <w:sz w:val="22"/>
          <w:szCs w:val="22"/>
        </w:rPr>
        <w:t xml:space="preserve"> 1.</w:t>
      </w:r>
      <w:r w:rsidR="00A66B93" w:rsidRPr="00A53549">
        <w:rPr>
          <w:sz w:val="22"/>
          <w:szCs w:val="22"/>
        </w:rPr>
        <w:t xml:space="preserve"> </w:t>
      </w:r>
      <w:r w:rsidRPr="00A53549">
        <w:rPr>
          <w:sz w:val="22"/>
          <w:szCs w:val="22"/>
        </w:rPr>
        <w:t xml:space="preserve">If somehow </w:t>
      </w:r>
      <w:r w:rsidR="008055F7" w:rsidRPr="00A53549">
        <w:rPr>
          <w:sz w:val="22"/>
          <w:szCs w:val="22"/>
        </w:rPr>
        <w:t>payment</w:t>
      </w:r>
      <w:r w:rsidRPr="00A53549">
        <w:rPr>
          <w:sz w:val="22"/>
          <w:szCs w:val="22"/>
        </w:rPr>
        <w:t xml:space="preserve"> is not </w:t>
      </w:r>
      <w:r w:rsidR="00E62808" w:rsidRPr="00A53549">
        <w:rPr>
          <w:sz w:val="22"/>
          <w:szCs w:val="22"/>
        </w:rPr>
        <w:t>successful</w:t>
      </w:r>
    </w:p>
    <w:p w14:paraId="06033AF4" w14:textId="77777777" w:rsidR="00F367D8" w:rsidRPr="00A53549" w:rsidRDefault="00F367D8" w:rsidP="00BA62D6">
      <w:pPr>
        <w:rPr>
          <w:sz w:val="22"/>
          <w:szCs w:val="22"/>
        </w:rPr>
      </w:pPr>
    </w:p>
    <w:p w14:paraId="44F9458F" w14:textId="7570BC4B" w:rsidR="00F367D8" w:rsidRPr="00A53549" w:rsidRDefault="000674C1" w:rsidP="001221A1">
      <w:pPr>
        <w:ind w:left="0"/>
        <w:rPr>
          <w:b/>
          <w:szCs w:val="24"/>
        </w:rPr>
      </w:pPr>
      <w:r w:rsidRPr="00A53549">
        <w:rPr>
          <w:b/>
          <w:szCs w:val="24"/>
        </w:rPr>
        <w:t>3</w:t>
      </w:r>
      <w:r w:rsidR="001221A1" w:rsidRPr="00A53549">
        <w:rPr>
          <w:b/>
          <w:szCs w:val="24"/>
        </w:rPr>
        <w:t>.2.</w:t>
      </w:r>
      <w:r w:rsidRPr="00A53549">
        <w:rPr>
          <w:b/>
          <w:szCs w:val="24"/>
        </w:rPr>
        <w:t>3</w:t>
      </w:r>
      <w:r w:rsidR="001221A1" w:rsidRPr="00A53549">
        <w:rPr>
          <w:b/>
          <w:szCs w:val="24"/>
        </w:rPr>
        <w:t xml:space="preserve"> </w:t>
      </w:r>
      <w:r w:rsidR="00F367D8" w:rsidRPr="00A53549">
        <w:rPr>
          <w:b/>
          <w:szCs w:val="24"/>
        </w:rPr>
        <w:t xml:space="preserve">Cancel </w:t>
      </w:r>
      <w:r w:rsidR="00E62808" w:rsidRPr="00A53549">
        <w:rPr>
          <w:b/>
          <w:szCs w:val="24"/>
        </w:rPr>
        <w:t>Booking</w:t>
      </w:r>
    </w:p>
    <w:p w14:paraId="29EE4B27" w14:textId="77777777" w:rsidR="00F367D8" w:rsidRPr="00A53549" w:rsidRDefault="00F367D8" w:rsidP="00F367D8">
      <w:pPr>
        <w:rPr>
          <w:sz w:val="22"/>
          <w:szCs w:val="22"/>
        </w:rPr>
      </w:pPr>
    </w:p>
    <w:p w14:paraId="35C5E698" w14:textId="15ED45F2" w:rsidR="00F367D8" w:rsidRPr="00A53549" w:rsidRDefault="003C6358" w:rsidP="00F367D8">
      <w:pPr>
        <w:rPr>
          <w:sz w:val="22"/>
          <w:szCs w:val="22"/>
        </w:rPr>
      </w:pPr>
      <w:r w:rsidRPr="00A53549">
        <w:rPr>
          <w:sz w:val="22"/>
          <w:szCs w:val="22"/>
        </w:rPr>
        <w:t>•</w:t>
      </w:r>
      <w:r w:rsidRPr="00A53549">
        <w:rPr>
          <w:sz w:val="22"/>
          <w:szCs w:val="22"/>
        </w:rPr>
        <w:tab/>
        <w:t xml:space="preserve">Before paying </w:t>
      </w:r>
      <w:r w:rsidR="007F054F" w:rsidRPr="00A53549">
        <w:rPr>
          <w:sz w:val="22"/>
          <w:szCs w:val="22"/>
        </w:rPr>
        <w:t>user</w:t>
      </w:r>
      <w:r w:rsidRPr="00A53549">
        <w:rPr>
          <w:sz w:val="22"/>
          <w:szCs w:val="22"/>
        </w:rPr>
        <w:t xml:space="preserve"> </w:t>
      </w:r>
      <w:r w:rsidR="00F367D8" w:rsidRPr="00A53549">
        <w:rPr>
          <w:sz w:val="22"/>
          <w:szCs w:val="22"/>
        </w:rPr>
        <w:t xml:space="preserve">can cancel the </w:t>
      </w:r>
      <w:r w:rsidR="007F054F" w:rsidRPr="00A53549">
        <w:rPr>
          <w:sz w:val="22"/>
          <w:szCs w:val="22"/>
        </w:rPr>
        <w:t>booking</w:t>
      </w:r>
      <w:r w:rsidR="00F367D8" w:rsidRPr="00A53549">
        <w:rPr>
          <w:sz w:val="22"/>
          <w:szCs w:val="22"/>
        </w:rPr>
        <w:t xml:space="preserve"> in following condition</w:t>
      </w:r>
    </w:p>
    <w:p w14:paraId="042C1D61" w14:textId="77777777" w:rsidR="00F367D8" w:rsidRPr="00A53549" w:rsidRDefault="00F367D8" w:rsidP="00F367D8">
      <w:pPr>
        <w:rPr>
          <w:sz w:val="22"/>
          <w:szCs w:val="22"/>
        </w:rPr>
      </w:pPr>
    </w:p>
    <w:p w14:paraId="2B6FC2A5" w14:textId="042AAC90" w:rsidR="00F367D8" w:rsidRPr="00A53549" w:rsidRDefault="003C6358" w:rsidP="008D46FF">
      <w:pPr>
        <w:rPr>
          <w:sz w:val="22"/>
          <w:szCs w:val="22"/>
        </w:rPr>
      </w:pPr>
      <w:r w:rsidRPr="00A53549">
        <w:rPr>
          <w:sz w:val="22"/>
          <w:szCs w:val="22"/>
        </w:rPr>
        <w:t xml:space="preserve">            1. </w:t>
      </w:r>
      <w:r w:rsidR="00F367D8" w:rsidRPr="00A53549">
        <w:rPr>
          <w:sz w:val="22"/>
          <w:szCs w:val="22"/>
        </w:rPr>
        <w:t xml:space="preserve">If the </w:t>
      </w:r>
      <w:r w:rsidR="007F054F" w:rsidRPr="00A53549">
        <w:rPr>
          <w:sz w:val="22"/>
          <w:szCs w:val="22"/>
        </w:rPr>
        <w:t>turf</w:t>
      </w:r>
      <w:r w:rsidR="00F367D8" w:rsidRPr="00A53549">
        <w:rPr>
          <w:sz w:val="22"/>
          <w:szCs w:val="22"/>
        </w:rPr>
        <w:t xml:space="preserve"> does not fulfil the requirement </w:t>
      </w:r>
    </w:p>
    <w:p w14:paraId="586B9395" w14:textId="32099C76" w:rsidR="00E76E4B" w:rsidRPr="00A53549" w:rsidRDefault="003C6358" w:rsidP="00E76E4B">
      <w:pPr>
        <w:rPr>
          <w:sz w:val="22"/>
          <w:szCs w:val="22"/>
        </w:rPr>
      </w:pPr>
      <w:r w:rsidRPr="00A53549">
        <w:rPr>
          <w:sz w:val="22"/>
          <w:szCs w:val="22"/>
        </w:rPr>
        <w:t xml:space="preserve">            2. </w:t>
      </w:r>
      <w:r w:rsidR="00F367D8" w:rsidRPr="00A53549">
        <w:rPr>
          <w:sz w:val="22"/>
          <w:szCs w:val="22"/>
        </w:rPr>
        <w:t xml:space="preserve">If price goes out of his </w:t>
      </w:r>
      <w:r w:rsidR="00567514" w:rsidRPr="00A53549">
        <w:rPr>
          <w:sz w:val="22"/>
          <w:szCs w:val="22"/>
        </w:rPr>
        <w:t>budge</w:t>
      </w:r>
      <w:r w:rsidR="00236124" w:rsidRPr="00A53549">
        <w:rPr>
          <w:sz w:val="22"/>
          <w:szCs w:val="22"/>
        </w:rPr>
        <w:t>t</w:t>
      </w:r>
    </w:p>
    <w:p w14:paraId="5A434C05" w14:textId="77777777" w:rsidR="008D46FF" w:rsidRPr="00A53549" w:rsidRDefault="008D46FF" w:rsidP="004C5105">
      <w:pPr>
        <w:ind w:left="810"/>
      </w:pPr>
    </w:p>
    <w:p w14:paraId="62C83C66" w14:textId="77777777" w:rsidR="002C76F7" w:rsidRPr="00A53549" w:rsidRDefault="002C76F7" w:rsidP="001509C0">
      <w:pPr>
        <w:pStyle w:val="Heading4"/>
        <w:numPr>
          <w:ilvl w:val="1"/>
          <w:numId w:val="17"/>
        </w:numPr>
        <w:ind w:left="720"/>
        <w:rPr>
          <w:i w:val="0"/>
          <w:sz w:val="32"/>
          <w:szCs w:val="32"/>
        </w:rPr>
      </w:pPr>
      <w:r w:rsidRPr="00A53549">
        <w:rPr>
          <w:i w:val="0"/>
          <w:sz w:val="32"/>
          <w:szCs w:val="32"/>
        </w:rPr>
        <w:t>Admin Module</w:t>
      </w:r>
    </w:p>
    <w:p w14:paraId="36C1F411" w14:textId="77777777" w:rsidR="00D64CA3" w:rsidRPr="00A53549" w:rsidRDefault="00D64CA3" w:rsidP="00D64CA3">
      <w:pPr>
        <w:rPr>
          <w:b/>
          <w:sz w:val="22"/>
          <w:szCs w:val="22"/>
        </w:rPr>
      </w:pPr>
      <w:r w:rsidRPr="00A53549">
        <w:rPr>
          <w:b/>
          <w:sz w:val="22"/>
          <w:szCs w:val="22"/>
        </w:rPr>
        <w:t xml:space="preserve">• </w:t>
      </w:r>
      <w:r w:rsidRPr="00A53549">
        <w:rPr>
          <w:rFonts w:eastAsiaTheme="minorEastAsia"/>
          <w:sz w:val="22"/>
          <w:szCs w:val="22"/>
          <w:lang w:val="en-US" w:eastAsia="ja-JP"/>
        </w:rPr>
        <w:t>Administrator</w:t>
      </w:r>
      <w:r w:rsidRPr="00A53549">
        <w:rPr>
          <w:b/>
          <w:sz w:val="22"/>
          <w:szCs w:val="22"/>
        </w:rPr>
        <w:t xml:space="preserve"> </w:t>
      </w:r>
      <w:r w:rsidRPr="00A53549">
        <w:rPr>
          <w:rFonts w:eastAsiaTheme="minorEastAsia"/>
          <w:sz w:val="22"/>
          <w:szCs w:val="22"/>
          <w:lang w:val="en-US" w:eastAsia="ja-JP"/>
        </w:rPr>
        <w:t>should be responsible for following activities</w:t>
      </w:r>
      <w:r w:rsidRPr="00A53549">
        <w:rPr>
          <w:b/>
          <w:sz w:val="22"/>
          <w:szCs w:val="22"/>
        </w:rPr>
        <w:t>,</w:t>
      </w:r>
    </w:p>
    <w:p w14:paraId="49BCEFF1" w14:textId="77777777" w:rsidR="00F97686" w:rsidRPr="00A53549" w:rsidRDefault="00F97686" w:rsidP="001509C0">
      <w:pPr>
        <w:pStyle w:val="Heading3"/>
        <w:numPr>
          <w:ilvl w:val="2"/>
          <w:numId w:val="17"/>
        </w:numPr>
        <w:rPr>
          <w:lang w:eastAsia="ja-JP"/>
        </w:rPr>
      </w:pPr>
      <w:r w:rsidRPr="00A53549">
        <w:t>Login Process</w:t>
      </w:r>
    </w:p>
    <w:p w14:paraId="704DBA21" w14:textId="77777777" w:rsidR="00F97686" w:rsidRPr="00A53549" w:rsidRDefault="00F97686" w:rsidP="00F97686">
      <w:pPr>
        <w:rPr>
          <w:lang w:eastAsia="ja-JP"/>
        </w:rPr>
      </w:pPr>
    </w:p>
    <w:p w14:paraId="70EA6C10" w14:textId="447946FC" w:rsidR="00F97686" w:rsidRPr="00A53549" w:rsidRDefault="00EE3C52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="00F97686" w:rsidRPr="00A53549">
        <w:rPr>
          <w:rFonts w:ascii="Times New Roman" w:hAnsi="Times New Roman" w:cs="Times New Roman"/>
        </w:rPr>
        <w:t xml:space="preserve"> System always compels </w:t>
      </w:r>
      <w:r w:rsidR="003C6358" w:rsidRPr="00A53549">
        <w:rPr>
          <w:rFonts w:ascii="Times New Roman" w:hAnsi="Times New Roman" w:cs="Times New Roman"/>
        </w:rPr>
        <w:t xml:space="preserve">user </w:t>
      </w:r>
      <w:r w:rsidR="00F97686" w:rsidRPr="00A53549">
        <w:rPr>
          <w:rFonts w:ascii="Times New Roman" w:hAnsi="Times New Roman" w:cs="Times New Roman"/>
        </w:rPr>
        <w:t>authentication before using itself except when a new account is successfully created.</w:t>
      </w:r>
    </w:p>
    <w:p w14:paraId="6C408730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028F3381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user authentication demands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Password.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checked in three ways.</w:t>
      </w:r>
    </w:p>
    <w:p w14:paraId="4AB7811A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7CE0A6D9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existed and correct. </w:t>
      </w:r>
    </w:p>
    <w:p w14:paraId="516DD2F5" w14:textId="77777777" w:rsidR="00F97686" w:rsidRPr="00A53549" w:rsidRDefault="00F97686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are not equal to what the </w:t>
      </w:r>
      <w:r w:rsidR="003C6358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has registered, the </w:t>
      </w:r>
      <w:r w:rsidR="003C6358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 authentication cannot be provided.</w:t>
      </w:r>
    </w:p>
    <w:p w14:paraId="7D42F238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0C5339CB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Second, the User Type linked to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"</w:t>
      </w:r>
      <w:r w:rsidR="00392EBA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". </w:t>
      </w:r>
    </w:p>
    <w:p w14:paraId="6FDCE680" w14:textId="77777777" w:rsidR="00F97686" w:rsidRPr="00A53549" w:rsidRDefault="00F97686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When the User Type is "Admin", user can be placed on “Admin Home”.</w:t>
      </w:r>
    </w:p>
    <w:p w14:paraId="0883C0D4" w14:textId="77777777" w:rsidR="00F97686" w:rsidRPr="00A53549" w:rsidRDefault="00F97686" w:rsidP="00F97686">
      <w:pPr>
        <w:pStyle w:val="ListParagraph"/>
        <w:ind w:left="1800"/>
        <w:rPr>
          <w:rFonts w:ascii="Times New Roman" w:hAnsi="Times New Roman" w:cs="Times New Roman"/>
        </w:rPr>
      </w:pPr>
    </w:p>
    <w:p w14:paraId="4189301A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Finally,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available. </w:t>
      </w:r>
    </w:p>
    <w:p w14:paraId="767A9A0C" w14:textId="3E7FCC19" w:rsidR="00F97686" w:rsidRPr="00A53549" w:rsidRDefault="00F97686" w:rsidP="009C5B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Administrator can decide whether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is available or suspended</w:t>
      </w:r>
      <w:r w:rsidR="009C5B46" w:rsidRPr="00A53549">
        <w:rPr>
          <w:rFonts w:ascii="Times New Roman" w:hAnsi="Times New Roman" w:cs="Times New Roman"/>
        </w:rPr>
        <w:t>.</w:t>
      </w:r>
    </w:p>
    <w:p w14:paraId="5874AF5A" w14:textId="77777777" w:rsidR="00F97686" w:rsidRPr="00A53549" w:rsidRDefault="00F97686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user is rejected, user authentication is not provided for system user. </w:t>
      </w:r>
    </w:p>
    <w:p w14:paraId="0F77E63E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  <w:shd w:val="pct15" w:color="auto" w:fill="FFFFFF"/>
        </w:rPr>
      </w:pPr>
    </w:p>
    <w:p w14:paraId="05C88423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</w:t>
      </w:r>
      <w:r w:rsidR="00A7691C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>account should alive for so long as the duration decided by Admin.</w:t>
      </w:r>
    </w:p>
    <w:p w14:paraId="7881DB3F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28C50A5B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three checks are successfully completed, </w:t>
      </w:r>
      <w:r w:rsidR="00A7691C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can be placed on respected page. </w:t>
      </w:r>
    </w:p>
    <w:p w14:paraId="2A2B1250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516A44F4" w14:textId="3CA010A9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“</w:t>
      </w:r>
      <w:r w:rsidR="00392EBA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 Home” provides  some items described as below.</w:t>
      </w:r>
    </w:p>
    <w:p w14:paraId="74E41FD3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6EA5E406" w14:textId="77777777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logout</w:t>
      </w:r>
    </w:p>
    <w:p w14:paraId="6D29BC7A" w14:textId="77777777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update Account</w:t>
      </w:r>
    </w:p>
    <w:p w14:paraId="75308FB9" w14:textId="77777777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Change Password</w:t>
      </w:r>
    </w:p>
    <w:p w14:paraId="6306B2B4" w14:textId="6F20BD8C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Search </w:t>
      </w:r>
      <w:r w:rsidR="00882F9B" w:rsidRPr="00A53549">
        <w:rPr>
          <w:rFonts w:ascii="Times New Roman" w:hAnsi="Times New Roman" w:cs="Times New Roman"/>
        </w:rPr>
        <w:t>Turf</w:t>
      </w:r>
    </w:p>
    <w:p w14:paraId="13027F08" w14:textId="6CE0E6E0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Publish</w:t>
      </w:r>
      <w:r w:rsidR="0056590E" w:rsidRPr="00A53549">
        <w:rPr>
          <w:rFonts w:ascii="Times New Roman" w:hAnsi="Times New Roman" w:cs="Times New Roman"/>
        </w:rPr>
        <w:t xml:space="preserve"> Turf</w:t>
      </w:r>
      <w:r w:rsidRPr="00A53549">
        <w:rPr>
          <w:rFonts w:ascii="Times New Roman" w:hAnsi="Times New Roman" w:cs="Times New Roman"/>
        </w:rPr>
        <w:t xml:space="preserve"> for </w:t>
      </w:r>
      <w:r w:rsidR="0056590E" w:rsidRPr="00A53549">
        <w:rPr>
          <w:rFonts w:ascii="Times New Roman" w:hAnsi="Times New Roman" w:cs="Times New Roman"/>
        </w:rPr>
        <w:t>Booking</w:t>
      </w:r>
    </w:p>
    <w:p w14:paraId="61D00F00" w14:textId="5EC4030A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Update </w:t>
      </w:r>
      <w:r w:rsidR="0056590E" w:rsidRPr="00A53549">
        <w:rPr>
          <w:rFonts w:ascii="Times New Roman" w:hAnsi="Times New Roman" w:cs="Times New Roman"/>
        </w:rPr>
        <w:t xml:space="preserve">Turf </w:t>
      </w:r>
      <w:r w:rsidRPr="00A53549">
        <w:rPr>
          <w:rFonts w:ascii="Times New Roman" w:hAnsi="Times New Roman" w:cs="Times New Roman"/>
        </w:rPr>
        <w:t>Information</w:t>
      </w:r>
    </w:p>
    <w:p w14:paraId="05DC5C94" w14:textId="06517C65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Delete </w:t>
      </w:r>
      <w:r w:rsidR="0056590E" w:rsidRPr="00A53549">
        <w:rPr>
          <w:rFonts w:ascii="Times New Roman" w:hAnsi="Times New Roman" w:cs="Times New Roman"/>
        </w:rPr>
        <w:t>Turf Information</w:t>
      </w:r>
    </w:p>
    <w:p w14:paraId="44B58543" w14:textId="265EC0FD" w:rsidR="00F97686" w:rsidRPr="00A53549" w:rsidRDefault="00F97686" w:rsidP="003853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 trigger to Browse existing </w:t>
      </w:r>
      <w:r w:rsidR="0056590E" w:rsidRPr="00A53549">
        <w:rPr>
          <w:rFonts w:ascii="Times New Roman" w:hAnsi="Times New Roman" w:cs="Times New Roman"/>
        </w:rPr>
        <w:t>Information</w:t>
      </w:r>
    </w:p>
    <w:p w14:paraId="02C6442B" w14:textId="77777777" w:rsidR="00F97686" w:rsidRPr="00A53549" w:rsidRDefault="00F97686" w:rsidP="00F97686"/>
    <w:p w14:paraId="0B31DD85" w14:textId="77777777" w:rsidR="00F97686" w:rsidRPr="00A53549" w:rsidRDefault="00F97686" w:rsidP="001509C0">
      <w:pPr>
        <w:pStyle w:val="Heading3"/>
        <w:numPr>
          <w:ilvl w:val="2"/>
          <w:numId w:val="17"/>
        </w:numPr>
        <w:rPr>
          <w:lang w:eastAsia="ja-JP"/>
        </w:rPr>
      </w:pPr>
      <w:r w:rsidRPr="00A53549">
        <w:t>Forgot Password Process</w:t>
      </w:r>
    </w:p>
    <w:p w14:paraId="130BFE21" w14:textId="77777777" w:rsidR="00F97686" w:rsidRPr="00A53549" w:rsidRDefault="00F97686" w:rsidP="00F97686">
      <w:pPr>
        <w:rPr>
          <w:lang w:eastAsia="ja-JP"/>
        </w:rPr>
      </w:pPr>
    </w:p>
    <w:p w14:paraId="4E20F50C" w14:textId="040659E9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</w:t>
      </w:r>
      <w:r w:rsidR="00A7691C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lost their Password, the recovery method should be provided by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6165995F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recovery method is described as below.</w:t>
      </w:r>
    </w:p>
    <w:p w14:paraId="11B9C91A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1F649A07" w14:textId="4C7CFE31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</w:t>
      </w:r>
      <w:r w:rsidR="00A7691C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enters their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for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</w:t>
      </w:r>
    </w:p>
    <w:p w14:paraId="7175BF21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4D3244DB" w14:textId="77777777" w:rsidR="00F97686" w:rsidRPr="00A53549" w:rsidRDefault="00A7691C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He will enter the E-</w:t>
      </w:r>
      <w:r w:rsidR="00BB25B1" w:rsidRPr="00A53549">
        <w:rPr>
          <w:rFonts w:ascii="Times New Roman" w:hAnsi="Times New Roman" w:cs="Times New Roman"/>
        </w:rPr>
        <w:t>mail id</w:t>
      </w:r>
      <w:r w:rsidR="00F97686" w:rsidRPr="00A53549">
        <w:rPr>
          <w:rFonts w:ascii="Times New Roman" w:hAnsi="Times New Roman" w:cs="Times New Roman"/>
        </w:rPr>
        <w:t xml:space="preserve"> since when the Account was created.</w:t>
      </w:r>
    </w:p>
    <w:p w14:paraId="1C8866BE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37DA510E" w14:textId="1D3C1CFE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</w:t>
      </w:r>
      <w:r w:rsidR="00A7691C" w:rsidRPr="00A53549">
        <w:rPr>
          <w:rFonts w:ascii="Times New Roman" w:hAnsi="Times New Roman" w:cs="Times New Roman"/>
        </w:rPr>
        <w:t>E-mail</w:t>
      </w:r>
      <w:r w:rsidR="00BB25B1" w:rsidRPr="00A53549">
        <w:rPr>
          <w:rFonts w:ascii="Times New Roman" w:hAnsi="Times New Roman" w:cs="Times New Roman"/>
        </w:rPr>
        <w:t xml:space="preserve"> </w:t>
      </w:r>
      <w:r w:rsidR="00A7691C" w:rsidRPr="00A53549">
        <w:rPr>
          <w:rFonts w:ascii="Times New Roman" w:hAnsi="Times New Roman" w:cs="Times New Roman"/>
        </w:rPr>
        <w:t>Id</w:t>
      </w:r>
      <w:r w:rsidRPr="00A53549">
        <w:rPr>
          <w:rFonts w:ascii="Times New Roman" w:hAnsi="Times New Roman" w:cs="Times New Roman"/>
        </w:rPr>
        <w:t xml:space="preserve"> is correct, </w:t>
      </w:r>
      <w:r w:rsidR="00A7691C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 get the </w:t>
      </w:r>
      <w:r w:rsidR="00516A70" w:rsidRPr="00A53549">
        <w:rPr>
          <w:rFonts w:ascii="Times New Roman" w:hAnsi="Times New Roman" w:cs="Times New Roman"/>
        </w:rPr>
        <w:t>OTP</w:t>
      </w:r>
      <w:r w:rsidRPr="00A53549">
        <w:rPr>
          <w:rFonts w:ascii="Times New Roman" w:hAnsi="Times New Roman" w:cs="Times New Roman"/>
        </w:rPr>
        <w:t xml:space="preserve"> by E-mail which </w:t>
      </w:r>
      <w:r w:rsidR="00516A70" w:rsidRPr="00A53549">
        <w:rPr>
          <w:rFonts w:ascii="Times New Roman" w:hAnsi="Times New Roman" w:cs="Times New Roman"/>
        </w:rPr>
        <w:t xml:space="preserve">will allow him to </w:t>
      </w:r>
      <w:r w:rsidR="009750DE" w:rsidRPr="00A53549">
        <w:rPr>
          <w:rFonts w:ascii="Times New Roman" w:hAnsi="Times New Roman" w:cs="Times New Roman"/>
        </w:rPr>
        <w:t>create new password.</w:t>
      </w:r>
    </w:p>
    <w:p w14:paraId="4D644B3F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1BA77C77" w14:textId="73FC67D9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new password is generated by </w:t>
      </w:r>
      <w:r w:rsidR="0038534C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. </w:t>
      </w:r>
    </w:p>
    <w:p w14:paraId="035EAD23" w14:textId="77777777" w:rsidR="00F97686" w:rsidRPr="00A53549" w:rsidRDefault="00F97686" w:rsidP="001509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Of course, the new password should consist of more than or equal 8 and less than or equal 16 characteristics including at least a numeric figure, a capital alphabet, a small alphabet, and a special character.</w:t>
      </w:r>
    </w:p>
    <w:p w14:paraId="2B5FC013" w14:textId="77777777" w:rsidR="00F97686" w:rsidRPr="00A53549" w:rsidRDefault="00F97686" w:rsidP="001509C0">
      <w:pPr>
        <w:pStyle w:val="Heading3"/>
        <w:numPr>
          <w:ilvl w:val="2"/>
          <w:numId w:val="17"/>
        </w:numPr>
        <w:rPr>
          <w:lang w:eastAsia="ja-JP"/>
        </w:rPr>
      </w:pPr>
      <w:r w:rsidRPr="00A53549">
        <w:t>Change Password Process</w:t>
      </w:r>
    </w:p>
    <w:p w14:paraId="13585047" w14:textId="77777777" w:rsidR="00F97686" w:rsidRPr="00A53549" w:rsidRDefault="00F97686" w:rsidP="00F97686">
      <w:pPr>
        <w:rPr>
          <w:lang w:eastAsia="ja-JP"/>
        </w:rPr>
      </w:pPr>
    </w:p>
    <w:p w14:paraId="3E0C7030" w14:textId="50382332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</w:t>
      </w:r>
      <w:r w:rsidR="00DB1B53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wants to change </w:t>
      </w:r>
      <w:r w:rsidR="00DB1B53" w:rsidRPr="00A53549">
        <w:rPr>
          <w:rFonts w:ascii="Times New Roman" w:hAnsi="Times New Roman" w:cs="Times New Roman"/>
        </w:rPr>
        <w:t>his</w:t>
      </w:r>
      <w:r w:rsidRPr="00A53549">
        <w:rPr>
          <w:rFonts w:ascii="Times New Roman" w:hAnsi="Times New Roman" w:cs="Times New Roman"/>
        </w:rPr>
        <w:t xml:space="preserve"> Password, the measure should be provided by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7E38A458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5E05CC09" w14:textId="0148EC9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Therefore,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should provide the function which is available after getting the </w:t>
      </w:r>
      <w:r w:rsidR="00DB1B53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>authentication.</w:t>
      </w:r>
    </w:p>
    <w:p w14:paraId="1F717014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5DE57DF0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function demands the current password and the new password.</w:t>
      </w:r>
    </w:p>
    <w:p w14:paraId="481D55C0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286F805E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Of course, the new password should consist of more than or equal 8 and less than or equal 16 characteristics including at least a numeric figure, a capital alphabet, a small alphabet, and a special character.</w:t>
      </w:r>
    </w:p>
    <w:p w14:paraId="589C52EA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current password and the new password are masked by using dummy characters. </w:t>
      </w:r>
    </w:p>
    <w:p w14:paraId="0025C0C4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new password is demanded to enter twice to avoid a</w:t>
      </w:r>
      <w:r w:rsidRPr="00A53549">
        <w:rPr>
          <w:rFonts w:ascii="Times New Roman" w:hAnsi="Times New Roman" w:cs="Times New Roman"/>
          <w:shd w:val="clear" w:color="auto" w:fill="FFFFFF"/>
        </w:rPr>
        <w:t xml:space="preserve"> </w:t>
      </w:r>
      <w:r w:rsidRPr="00A53549">
        <w:rPr>
          <w:rFonts w:ascii="Times New Roman" w:hAnsi="Times New Roman" w:cs="Times New Roman"/>
        </w:rPr>
        <w:t>typing error.</w:t>
      </w:r>
    </w:p>
    <w:p w14:paraId="4360C5F1" w14:textId="77777777" w:rsidR="00F97686" w:rsidRPr="00A53549" w:rsidRDefault="00F97686" w:rsidP="00F97686">
      <w:pPr>
        <w:rPr>
          <w:lang w:eastAsia="ja-JP"/>
        </w:rPr>
      </w:pPr>
    </w:p>
    <w:p w14:paraId="729684DE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current password is correct, </w:t>
      </w:r>
      <w:r w:rsidR="00DB1B53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 xml:space="preserve">could change </w:t>
      </w:r>
      <w:r w:rsidR="00DB1B53" w:rsidRPr="00A53549">
        <w:rPr>
          <w:rFonts w:ascii="Times New Roman" w:hAnsi="Times New Roman" w:cs="Times New Roman"/>
        </w:rPr>
        <w:t>his</w:t>
      </w:r>
      <w:r w:rsidRPr="00A53549">
        <w:rPr>
          <w:rFonts w:ascii="Times New Roman" w:hAnsi="Times New Roman" w:cs="Times New Roman"/>
        </w:rPr>
        <w:t xml:space="preserve"> Password.</w:t>
      </w:r>
    </w:p>
    <w:p w14:paraId="13742A78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6A8DEDC5" w14:textId="39364F9E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the current password is changed into new password, </w:t>
      </w:r>
      <w:proofErr w:type="spellStart"/>
      <w:r w:rsidR="00EE3C52"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compels </w:t>
      </w:r>
      <w:r w:rsidR="00253CD1" w:rsidRPr="00A53549">
        <w:rPr>
          <w:rFonts w:ascii="Times New Roman" w:hAnsi="Times New Roman" w:cs="Times New Roman"/>
        </w:rPr>
        <w:t>admin</w:t>
      </w:r>
      <w:r w:rsidRPr="00A53549">
        <w:rPr>
          <w:rFonts w:ascii="Times New Roman" w:hAnsi="Times New Roman" w:cs="Times New Roman"/>
        </w:rPr>
        <w:t xml:space="preserve"> authentication again.</w:t>
      </w:r>
    </w:p>
    <w:p w14:paraId="61E796E6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0C94EAD2" w14:textId="77777777" w:rsidR="00F97686" w:rsidRPr="00A53549" w:rsidRDefault="00F97686" w:rsidP="00F97686">
      <w:pPr>
        <w:rPr>
          <w:lang w:eastAsia="ja-JP"/>
        </w:rPr>
      </w:pPr>
    </w:p>
    <w:p w14:paraId="48013808" w14:textId="77777777" w:rsidR="00F97686" w:rsidRPr="00A53549" w:rsidRDefault="00F97686" w:rsidP="001509C0">
      <w:pPr>
        <w:pStyle w:val="Heading3"/>
        <w:numPr>
          <w:ilvl w:val="2"/>
          <w:numId w:val="17"/>
        </w:numPr>
        <w:rPr>
          <w:sz w:val="22"/>
          <w:szCs w:val="22"/>
          <w:lang w:eastAsia="ja-JP"/>
        </w:rPr>
      </w:pPr>
      <w:r w:rsidRPr="00A53549">
        <w:rPr>
          <w:sz w:val="22"/>
          <w:szCs w:val="22"/>
        </w:rPr>
        <w:t>Update Account Process</w:t>
      </w:r>
    </w:p>
    <w:p w14:paraId="71CF5828" w14:textId="77777777" w:rsidR="00F97686" w:rsidRPr="00A53549" w:rsidRDefault="00F97686" w:rsidP="00F97686">
      <w:pPr>
        <w:rPr>
          <w:lang w:eastAsia="ja-JP"/>
        </w:rPr>
      </w:pPr>
    </w:p>
    <w:p w14:paraId="3A75DAC9" w14:textId="2F583E45" w:rsidR="00F97686" w:rsidRPr="00A53549" w:rsidRDefault="00EE3C52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="00F97686" w:rsidRPr="00A53549">
        <w:rPr>
          <w:rFonts w:ascii="Times New Roman" w:hAnsi="Times New Roman" w:cs="Times New Roman"/>
        </w:rPr>
        <w:t xml:space="preserve"> System should provide the function which makes the account updated for </w:t>
      </w:r>
      <w:r w:rsidR="00DB1B53" w:rsidRPr="00A53549">
        <w:rPr>
          <w:rFonts w:ascii="Times New Roman" w:hAnsi="Times New Roman" w:cs="Times New Roman"/>
        </w:rPr>
        <w:t>Admin</w:t>
      </w:r>
      <w:r w:rsidR="00F97686" w:rsidRPr="00A53549">
        <w:rPr>
          <w:rFonts w:ascii="Times New Roman" w:hAnsi="Times New Roman" w:cs="Times New Roman"/>
        </w:rPr>
        <w:t>.</w:t>
      </w:r>
    </w:p>
    <w:p w14:paraId="56572C5B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694D8901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information </w:t>
      </w:r>
      <w:r w:rsidR="00DB1B53" w:rsidRPr="00A53549">
        <w:rPr>
          <w:rFonts w:ascii="Times New Roman" w:hAnsi="Times New Roman" w:cs="Times New Roman"/>
        </w:rPr>
        <w:t xml:space="preserve">Admin </w:t>
      </w:r>
      <w:r w:rsidRPr="00A53549">
        <w:rPr>
          <w:rFonts w:ascii="Times New Roman" w:hAnsi="Times New Roman" w:cs="Times New Roman"/>
        </w:rPr>
        <w:t>could update is described below.</w:t>
      </w:r>
      <w:r w:rsidRPr="00A53549">
        <w:rPr>
          <w:rFonts w:ascii="MS Mincho" w:eastAsia="MS Mincho" w:hAnsi="MS Mincho" w:cs="MS Mincho" w:hint="eastAsia"/>
        </w:rPr>
        <w:t xml:space="preserve">　</w:t>
      </w:r>
      <w:r w:rsidRPr="00A53549">
        <w:rPr>
          <w:rFonts w:ascii="Times New Roman" w:hAnsi="Times New Roman" w:cs="Times New Roman"/>
        </w:rPr>
        <w:t xml:space="preserve"> </w:t>
      </w:r>
    </w:p>
    <w:p w14:paraId="5E8DE56C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04A735F5" w14:textId="77777777" w:rsidR="00F97686" w:rsidRPr="00A53549" w:rsidRDefault="00F97686" w:rsidP="00DB1B5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Login information</w:t>
      </w:r>
    </w:p>
    <w:p w14:paraId="750D6CCD" w14:textId="743499F2" w:rsidR="00F97686" w:rsidRPr="00A53549" w:rsidRDefault="00F97686" w:rsidP="007415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information</w:t>
      </w:r>
    </w:p>
    <w:p w14:paraId="1F13FAD2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5C8A17FD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Login information</w:t>
      </w:r>
    </w:p>
    <w:p w14:paraId="38C72C9D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updatable items as described below.</w:t>
      </w:r>
    </w:p>
    <w:p w14:paraId="4C07457F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4E01F765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First Name</w:t>
      </w:r>
    </w:p>
    <w:p w14:paraId="3C7CCADD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Last Name</w:t>
      </w:r>
    </w:p>
    <w:p w14:paraId="1A7F4CB7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address</w:t>
      </w:r>
    </w:p>
    <w:p w14:paraId="20AEC673" w14:textId="77777777" w:rsidR="00F97686" w:rsidRPr="00A53549" w:rsidRDefault="00F97686" w:rsidP="00F97686">
      <w:pPr>
        <w:pStyle w:val="ListParagraph"/>
        <w:ind w:left="2061"/>
        <w:rPr>
          <w:rFonts w:ascii="Times New Roman" w:hAnsi="Times New Roman" w:cs="Times New Roman"/>
        </w:rPr>
      </w:pPr>
    </w:p>
    <w:p w14:paraId="6BFFE591" w14:textId="77777777" w:rsidR="00F97686" w:rsidRPr="00A53549" w:rsidRDefault="00F97686" w:rsidP="00F976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 items are compulsory demanded, but updating is optional.</w:t>
      </w:r>
    </w:p>
    <w:p w14:paraId="5316E9EE" w14:textId="77777777" w:rsidR="00F97686" w:rsidRPr="00A53549" w:rsidRDefault="00F97686" w:rsidP="00F97686">
      <w:pPr>
        <w:pStyle w:val="ListParagraph"/>
        <w:ind w:left="1440"/>
        <w:rPr>
          <w:rFonts w:ascii="Times New Roman" w:hAnsi="Times New Roman" w:cs="Times New Roman"/>
        </w:rPr>
      </w:pPr>
    </w:p>
    <w:p w14:paraId="31192BD9" w14:textId="77777777" w:rsidR="00F97686" w:rsidRPr="00A53549" w:rsidRDefault="00F97686" w:rsidP="00F97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information</w:t>
      </w:r>
    </w:p>
    <w:p w14:paraId="2DB3FC40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updatable items as described below.</w:t>
      </w:r>
    </w:p>
    <w:p w14:paraId="6CE0E39C" w14:textId="77777777" w:rsidR="00F97686" w:rsidRPr="00A53549" w:rsidRDefault="00F97686" w:rsidP="00F97686">
      <w:pPr>
        <w:pStyle w:val="ListParagraph"/>
        <w:rPr>
          <w:rFonts w:ascii="Times New Roman" w:hAnsi="Times New Roman" w:cs="Times New Roman"/>
        </w:rPr>
      </w:pPr>
    </w:p>
    <w:p w14:paraId="0A88D900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Name</w:t>
      </w:r>
    </w:p>
    <w:p w14:paraId="3EF99C42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Phone No</w:t>
      </w:r>
    </w:p>
    <w:p w14:paraId="08EC5FDB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address</w:t>
      </w:r>
    </w:p>
    <w:p w14:paraId="6F25F9CC" w14:textId="77777777" w:rsidR="00F97686" w:rsidRPr="00A53549" w:rsidRDefault="00F97686" w:rsidP="00F64A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1EECEB84" w14:textId="77777777" w:rsidR="00F97686" w:rsidRPr="00A53549" w:rsidRDefault="00F97686" w:rsidP="00F97686">
      <w:pPr>
        <w:pStyle w:val="ListParagraph"/>
        <w:ind w:left="2061"/>
        <w:rPr>
          <w:rFonts w:ascii="Times New Roman" w:hAnsi="Times New Roman" w:cs="Times New Roman"/>
        </w:rPr>
      </w:pPr>
    </w:p>
    <w:p w14:paraId="5F10FCFD" w14:textId="224C21CD" w:rsidR="00F457B4" w:rsidRPr="00A53549" w:rsidRDefault="00F97686" w:rsidP="00FD3B9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 items are compulsory demanded, but updating is optional.</w:t>
      </w:r>
    </w:p>
    <w:p w14:paraId="2E26F680" w14:textId="77777777" w:rsidR="00FD3B93" w:rsidRPr="00A53549" w:rsidRDefault="00FD3B93" w:rsidP="00FD3B93">
      <w:pPr>
        <w:pStyle w:val="ListParagraph"/>
        <w:ind w:left="1440"/>
        <w:rPr>
          <w:rFonts w:ascii="Times New Roman" w:hAnsi="Times New Roman" w:cs="Times New Roman"/>
        </w:rPr>
      </w:pPr>
    </w:p>
    <w:p w14:paraId="29C66FF8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3CC252D0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05EFC79D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5AC9818A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7F7B6B1D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3CC92B86" w14:textId="77777777" w:rsidR="00F457B4" w:rsidRPr="00A53549" w:rsidRDefault="00F457B4" w:rsidP="00F457B4">
      <w:pPr>
        <w:pStyle w:val="ListParagraph"/>
        <w:ind w:left="1440"/>
        <w:rPr>
          <w:rFonts w:ascii="Times New Roman" w:hAnsi="Times New Roman" w:cs="Times New Roman"/>
        </w:rPr>
      </w:pPr>
    </w:p>
    <w:p w14:paraId="0C97946A" w14:textId="77AAC4AC" w:rsidR="00733F3E" w:rsidRDefault="00733F3E" w:rsidP="00D64CA3">
      <w:pPr>
        <w:ind w:left="0"/>
      </w:pPr>
    </w:p>
    <w:p w14:paraId="7C43D0DF" w14:textId="77777777" w:rsidR="00611D90" w:rsidRDefault="00611D90" w:rsidP="00D64CA3">
      <w:pPr>
        <w:ind w:left="0"/>
      </w:pPr>
    </w:p>
    <w:p w14:paraId="315FF631" w14:textId="77777777" w:rsidR="00611D90" w:rsidRDefault="00611D90" w:rsidP="00D64CA3">
      <w:pPr>
        <w:ind w:left="0"/>
      </w:pPr>
    </w:p>
    <w:p w14:paraId="182D32F3" w14:textId="77777777" w:rsidR="00611D90" w:rsidRPr="00A53549" w:rsidRDefault="00611D90" w:rsidP="00D64CA3">
      <w:pPr>
        <w:ind w:left="0"/>
      </w:pPr>
    </w:p>
    <w:p w14:paraId="2E256D17" w14:textId="00893354" w:rsidR="00733F3E" w:rsidRPr="00A53549" w:rsidRDefault="00733F3E" w:rsidP="0001377C">
      <w:pPr>
        <w:pStyle w:val="Heading4"/>
        <w:numPr>
          <w:ilvl w:val="2"/>
          <w:numId w:val="17"/>
        </w:numPr>
        <w:rPr>
          <w:i w:val="0"/>
          <w:sz w:val="22"/>
          <w:szCs w:val="22"/>
        </w:rPr>
      </w:pPr>
      <w:r w:rsidRPr="00A53549">
        <w:rPr>
          <w:i w:val="0"/>
          <w:sz w:val="22"/>
          <w:szCs w:val="22"/>
        </w:rPr>
        <w:lastRenderedPageBreak/>
        <w:t>Record Generation</w:t>
      </w:r>
    </w:p>
    <w:p w14:paraId="6CD6E93D" w14:textId="368D0E90" w:rsidR="00733F3E" w:rsidRPr="00A53549" w:rsidRDefault="00733F3E" w:rsidP="00733F3E">
      <w:pPr>
        <w:rPr>
          <w:sz w:val="22"/>
          <w:szCs w:val="22"/>
        </w:rPr>
      </w:pPr>
      <w:r w:rsidRPr="00A53549">
        <w:t xml:space="preserve">• </w:t>
      </w:r>
      <w:r w:rsidRPr="00A53549">
        <w:rPr>
          <w:sz w:val="22"/>
          <w:szCs w:val="22"/>
        </w:rPr>
        <w:t xml:space="preserve">Admin should able to see all the </w:t>
      </w:r>
      <w:r w:rsidR="00FD3B93" w:rsidRPr="00A53549">
        <w:rPr>
          <w:sz w:val="22"/>
          <w:szCs w:val="22"/>
        </w:rPr>
        <w:t>bookings</w:t>
      </w:r>
      <w:r w:rsidRPr="00A53549">
        <w:rPr>
          <w:sz w:val="22"/>
          <w:szCs w:val="22"/>
        </w:rPr>
        <w:t xml:space="preserve"> </w:t>
      </w:r>
      <w:r w:rsidR="005263A4" w:rsidRPr="00A53549">
        <w:rPr>
          <w:sz w:val="22"/>
          <w:szCs w:val="22"/>
        </w:rPr>
        <w:t>updated on system</w:t>
      </w:r>
    </w:p>
    <w:p w14:paraId="0BBEB9DB" w14:textId="6D458615" w:rsidR="00733F3E" w:rsidRPr="00A53549" w:rsidRDefault="00733F3E" w:rsidP="00733F3E">
      <w:pPr>
        <w:rPr>
          <w:sz w:val="22"/>
          <w:szCs w:val="22"/>
        </w:rPr>
      </w:pPr>
      <w:r w:rsidRPr="00A53549">
        <w:rPr>
          <w:sz w:val="22"/>
          <w:szCs w:val="22"/>
        </w:rPr>
        <w:t xml:space="preserve">• Daily report of </w:t>
      </w:r>
      <w:r w:rsidR="00FD3B93" w:rsidRPr="00A53549">
        <w:rPr>
          <w:sz w:val="22"/>
          <w:szCs w:val="22"/>
        </w:rPr>
        <w:t>bookings</w:t>
      </w:r>
      <w:r w:rsidRPr="00A53549">
        <w:rPr>
          <w:sz w:val="22"/>
          <w:szCs w:val="22"/>
        </w:rPr>
        <w:t xml:space="preserve"> to admin</w:t>
      </w:r>
    </w:p>
    <w:p w14:paraId="2EECC13B" w14:textId="0D930F00" w:rsidR="00733F3E" w:rsidRPr="00A53549" w:rsidRDefault="00733F3E" w:rsidP="00733F3E">
      <w:pPr>
        <w:rPr>
          <w:sz w:val="22"/>
          <w:szCs w:val="22"/>
        </w:rPr>
      </w:pPr>
      <w:r w:rsidRPr="00A53549">
        <w:rPr>
          <w:sz w:val="22"/>
          <w:szCs w:val="22"/>
        </w:rPr>
        <w:t xml:space="preserve">• Monthly report of </w:t>
      </w:r>
      <w:r w:rsidR="00EF3D3A" w:rsidRPr="00A53549">
        <w:rPr>
          <w:sz w:val="22"/>
          <w:szCs w:val="22"/>
        </w:rPr>
        <w:t>bookings</w:t>
      </w:r>
      <w:r w:rsidRPr="00A53549">
        <w:rPr>
          <w:sz w:val="22"/>
          <w:szCs w:val="22"/>
        </w:rPr>
        <w:t xml:space="preserve"> to admin</w:t>
      </w:r>
    </w:p>
    <w:p w14:paraId="4BBDB087" w14:textId="77777777" w:rsidR="00D64CA3" w:rsidRPr="00A53549" w:rsidRDefault="00D64CA3" w:rsidP="00733F3E"/>
    <w:p w14:paraId="4729F872" w14:textId="77777777" w:rsidR="00D64CA3" w:rsidRPr="00A53549" w:rsidRDefault="00D64CA3" w:rsidP="00733F3E"/>
    <w:p w14:paraId="302CF93E" w14:textId="77777777" w:rsidR="00D64CA3" w:rsidRPr="00A53549" w:rsidRDefault="00D64CA3" w:rsidP="0001377C">
      <w:pPr>
        <w:pStyle w:val="Heading4"/>
        <w:numPr>
          <w:ilvl w:val="2"/>
          <w:numId w:val="17"/>
        </w:numPr>
        <w:rPr>
          <w:i w:val="0"/>
          <w:sz w:val="22"/>
          <w:szCs w:val="22"/>
        </w:rPr>
      </w:pPr>
      <w:r w:rsidRPr="00A53549">
        <w:rPr>
          <w:i w:val="0"/>
          <w:sz w:val="22"/>
          <w:szCs w:val="22"/>
        </w:rPr>
        <w:t>Accounts Management</w:t>
      </w:r>
    </w:p>
    <w:p w14:paraId="48629278" w14:textId="77777777" w:rsidR="00D64CA3" w:rsidRPr="00A53549" w:rsidRDefault="00D64CA3" w:rsidP="00D64CA3"/>
    <w:p w14:paraId="0899E25C" w14:textId="01772286" w:rsidR="00D64CA3" w:rsidRPr="00A53549" w:rsidRDefault="00FE5AD3" w:rsidP="00FE5AD3">
      <w:pPr>
        <w:ind w:left="0"/>
        <w:rPr>
          <w:sz w:val="22"/>
          <w:szCs w:val="22"/>
        </w:rPr>
      </w:pPr>
      <w:r w:rsidRPr="00A53549">
        <w:rPr>
          <w:sz w:val="22"/>
          <w:szCs w:val="22"/>
        </w:rPr>
        <w:t xml:space="preserve">      </w:t>
      </w:r>
      <w:r w:rsidR="00D64CA3" w:rsidRPr="00A53549">
        <w:rPr>
          <w:sz w:val="22"/>
          <w:szCs w:val="22"/>
        </w:rPr>
        <w:t xml:space="preserve">Admin should able to manage all the accounts with following </w:t>
      </w:r>
      <w:r w:rsidR="00F2128C" w:rsidRPr="00A53549">
        <w:rPr>
          <w:sz w:val="22"/>
          <w:szCs w:val="22"/>
        </w:rPr>
        <w:t>activities</w:t>
      </w:r>
      <w:r w:rsidR="00D64CA3" w:rsidRPr="00A53549">
        <w:rPr>
          <w:sz w:val="22"/>
          <w:szCs w:val="22"/>
        </w:rPr>
        <w:t>,</w:t>
      </w:r>
    </w:p>
    <w:p w14:paraId="128D91F5" w14:textId="77777777" w:rsidR="00D64CA3" w:rsidRPr="00A53549" w:rsidRDefault="00D64CA3" w:rsidP="00D64CA3">
      <w:pPr>
        <w:rPr>
          <w:sz w:val="22"/>
          <w:szCs w:val="22"/>
        </w:rPr>
      </w:pPr>
      <w:r w:rsidRPr="00A53549">
        <w:rPr>
          <w:sz w:val="22"/>
          <w:szCs w:val="22"/>
        </w:rPr>
        <w:t>1. Enable accounts</w:t>
      </w:r>
    </w:p>
    <w:p w14:paraId="41E62732" w14:textId="1D70D00C" w:rsidR="00202FA0" w:rsidRPr="00A53549" w:rsidRDefault="00D64CA3" w:rsidP="00202FA0">
      <w:pPr>
        <w:rPr>
          <w:sz w:val="22"/>
          <w:szCs w:val="22"/>
        </w:rPr>
      </w:pPr>
      <w:r w:rsidRPr="00A53549">
        <w:rPr>
          <w:sz w:val="22"/>
          <w:szCs w:val="22"/>
        </w:rPr>
        <w:t>2. Disable accounts</w:t>
      </w:r>
    </w:p>
    <w:p w14:paraId="14DA88AE" w14:textId="77777777" w:rsidR="00F2128C" w:rsidRDefault="00F2128C" w:rsidP="00D64CA3"/>
    <w:p w14:paraId="7EF638B8" w14:textId="77777777" w:rsidR="00E76E4B" w:rsidRPr="00A53549" w:rsidRDefault="00E76E4B" w:rsidP="00E76E4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Allows users to register, log in, and manage their profiles securely.</w:t>
      </w:r>
    </w:p>
    <w:p w14:paraId="46EAD611" w14:textId="77777777" w:rsidR="00E76E4B" w:rsidRPr="00A53549" w:rsidRDefault="00E76E4B" w:rsidP="00E76E4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Enables turf search based on location, date, and time.</w:t>
      </w:r>
    </w:p>
    <w:p w14:paraId="3A232151" w14:textId="77777777" w:rsidR="00E76E4B" w:rsidRPr="00A53549" w:rsidRDefault="00E76E4B" w:rsidP="00E76E4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Users can sign up and log in using email/phone and password.</w:t>
      </w:r>
    </w:p>
    <w:p w14:paraId="70C203C7" w14:textId="77777777" w:rsidR="00E76E4B" w:rsidRPr="00A53549" w:rsidRDefault="00E76E4B" w:rsidP="00E76E4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system differentiates between customers, admins giving each role</w:t>
      </w:r>
    </w:p>
    <w:p w14:paraId="5E17E3F3" w14:textId="77777777" w:rsidR="00E76E4B" w:rsidRPr="00A53549" w:rsidRDefault="00E76E4B" w:rsidP="00E76E4B">
      <w:pPr>
        <w:pStyle w:val="ListParagraph"/>
        <w:ind w:left="1287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appropriate access and permissions.</w:t>
      </w:r>
    </w:p>
    <w:p w14:paraId="5590C874" w14:textId="77777777" w:rsidR="00E76E4B" w:rsidRPr="00A53549" w:rsidRDefault="00E76E4B" w:rsidP="00E76E4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Features like password reset, OTP-based verification and logout ensure</w:t>
      </w:r>
    </w:p>
    <w:p w14:paraId="2E66E88D" w14:textId="77777777" w:rsidR="00E76E4B" w:rsidRPr="00A53549" w:rsidRDefault="00E76E4B" w:rsidP="00E76E4B">
      <w:pPr>
        <w:pStyle w:val="ListParagraph"/>
        <w:ind w:left="1287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data safety and prevent unauthorized access.</w:t>
      </w:r>
    </w:p>
    <w:p w14:paraId="3CF43DF8" w14:textId="77777777" w:rsidR="00E76E4B" w:rsidRPr="00A53549" w:rsidRDefault="00E76E4B" w:rsidP="00E76E4B">
      <w:pPr>
        <w:rPr>
          <w:lang w:eastAsia="ja-JP"/>
        </w:rPr>
      </w:pPr>
    </w:p>
    <w:p w14:paraId="00FA1748" w14:textId="77777777" w:rsidR="00E76E4B" w:rsidRPr="00A53549" w:rsidRDefault="00E76E4B" w:rsidP="00E76E4B">
      <w:pPr>
        <w:pStyle w:val="Heading3"/>
        <w:tabs>
          <w:tab w:val="clear" w:pos="990"/>
          <w:tab w:val="num" w:pos="180"/>
        </w:tabs>
        <w:ind w:left="0"/>
        <w:rPr>
          <w:lang w:eastAsia="ja-JP"/>
        </w:rPr>
      </w:pPr>
      <w:r w:rsidRPr="00A53549">
        <w:t>Signup Process</w:t>
      </w:r>
    </w:p>
    <w:p w14:paraId="155BE3E0" w14:textId="77777777" w:rsidR="00E76E4B" w:rsidRPr="00A53549" w:rsidRDefault="00E76E4B" w:rsidP="00E76E4B">
      <w:pPr>
        <w:rPr>
          <w:lang w:eastAsia="ja-JP"/>
        </w:rPr>
      </w:pPr>
    </w:p>
    <w:p w14:paraId="0141BD21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compels to create the account before booking it. So,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provides the function which makes users create new account.</w:t>
      </w:r>
    </w:p>
    <w:p w14:paraId="5201552B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82D4155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When user creates new account, the function demands four information described as below.</w:t>
      </w:r>
    </w:p>
    <w:p w14:paraId="1B301407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E7D0239" w14:textId="77777777" w:rsidR="00E76E4B" w:rsidRPr="00A53549" w:rsidRDefault="00E76E4B" w:rsidP="00E76E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Login information</w:t>
      </w:r>
    </w:p>
    <w:p w14:paraId="3CCB0898" w14:textId="77777777" w:rsidR="00E76E4B" w:rsidRPr="00A53549" w:rsidRDefault="00E76E4B" w:rsidP="00E76E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Details</w:t>
      </w:r>
    </w:p>
    <w:p w14:paraId="5415786C" w14:textId="77777777" w:rsidR="00E76E4B" w:rsidRPr="00A53549" w:rsidRDefault="00E76E4B" w:rsidP="00E76E4B">
      <w:pPr>
        <w:ind w:left="1701"/>
      </w:pPr>
    </w:p>
    <w:p w14:paraId="56B9B2D5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2D0E68ED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Login information</w:t>
      </w:r>
    </w:p>
    <w:p w14:paraId="1CDC13E2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Login information consists of some items described as below.</w:t>
      </w:r>
    </w:p>
    <w:p w14:paraId="41F37907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3476D6AA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</w:p>
    <w:p w14:paraId="4E15F86C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Password</w:t>
      </w:r>
    </w:p>
    <w:p w14:paraId="3BE817B5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First Name</w:t>
      </w:r>
    </w:p>
    <w:p w14:paraId="51E257BD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Last Name</w:t>
      </w:r>
    </w:p>
    <w:p w14:paraId="734CD775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address</w:t>
      </w:r>
    </w:p>
    <w:p w14:paraId="65F28FA0" w14:textId="77777777" w:rsidR="00E76E4B" w:rsidRPr="00A53549" w:rsidRDefault="00E76E4B" w:rsidP="00E76E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Type</w:t>
      </w:r>
    </w:p>
    <w:p w14:paraId="257CCB29" w14:textId="77777777" w:rsidR="00E76E4B" w:rsidRPr="00A53549" w:rsidRDefault="00E76E4B" w:rsidP="00E76E4B">
      <w:pPr>
        <w:pStyle w:val="ListParagraph"/>
        <w:ind w:left="2061"/>
        <w:rPr>
          <w:rFonts w:ascii="Times New Roman" w:hAnsi="Times New Roman" w:cs="Times New Roman"/>
        </w:rPr>
      </w:pPr>
    </w:p>
    <w:p w14:paraId="3F8ABC29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All items are compulsory demanded. </w:t>
      </w:r>
    </w:p>
    <w:p w14:paraId="486149AF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5754A1C7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</w:p>
    <w:p w14:paraId="64CF3C03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unique. If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is previously registered, then User should not be registered as an account again.</w:t>
      </w:r>
    </w:p>
    <w:p w14:paraId="7D3E2E6E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55882F04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Password</w:t>
      </w:r>
    </w:p>
    <w:p w14:paraId="64808C6F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Password has constrains which makes the Password consists of more than or equal 8 and less than or equal 16 characteristics including characters described as below.</w:t>
      </w:r>
    </w:p>
    <w:p w14:paraId="32987250" w14:textId="77777777" w:rsidR="00E76E4B" w:rsidRPr="00A53549" w:rsidRDefault="00E76E4B" w:rsidP="00E76E4B">
      <w:pPr>
        <w:pStyle w:val="ListParagraph"/>
        <w:ind w:left="2061"/>
        <w:rPr>
          <w:rFonts w:ascii="Times New Roman" w:hAnsi="Times New Roman" w:cs="Times New Roman"/>
        </w:rPr>
      </w:pPr>
    </w:p>
    <w:p w14:paraId="1D6647CC" w14:textId="77777777" w:rsidR="00E76E4B" w:rsidRPr="00A53549" w:rsidRDefault="00E76E4B" w:rsidP="00E76E4B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Numeric figure (at least one)</w:t>
      </w:r>
    </w:p>
    <w:p w14:paraId="77DD23B0" w14:textId="77777777" w:rsidR="00E76E4B" w:rsidRPr="00A53549" w:rsidRDefault="00E76E4B" w:rsidP="00E76E4B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Capital alphabet (A-Z)(at least one)</w:t>
      </w:r>
    </w:p>
    <w:p w14:paraId="79AF1B2F" w14:textId="77777777" w:rsidR="00E76E4B" w:rsidRPr="00A53549" w:rsidRDefault="00E76E4B" w:rsidP="00E76E4B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Small alphabet (a-z)(at least one)</w:t>
      </w:r>
    </w:p>
    <w:p w14:paraId="4DB2CAD7" w14:textId="77777777" w:rsidR="00E76E4B" w:rsidRPr="00A53549" w:rsidRDefault="00E76E4B" w:rsidP="00E76E4B">
      <w:pPr>
        <w:pStyle w:val="ListParagraph"/>
        <w:numPr>
          <w:ilvl w:val="0"/>
          <w:numId w:val="8"/>
        </w:numPr>
        <w:ind w:left="216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Special character (#, $, %, &amp;, etc.) (at least one)</w:t>
      </w:r>
    </w:p>
    <w:p w14:paraId="5F1C822E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63BB0403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Password is masked by dummy characters. The re-entering Password is demanded.</w:t>
      </w:r>
    </w:p>
    <w:p w14:paraId="1895D71C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Password must be encrypted in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</w:t>
      </w:r>
    </w:p>
    <w:p w14:paraId="476A15DA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4BD52D60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Type</w:t>
      </w:r>
    </w:p>
    <w:p w14:paraId="4C3AAC44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Type falls into three categories described as below.</w:t>
      </w:r>
    </w:p>
    <w:p w14:paraId="01EF983B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5FAFB5A5" w14:textId="77777777" w:rsidR="00E76E4B" w:rsidRPr="00A53549" w:rsidRDefault="00E76E4B" w:rsidP="00E76E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Player</w:t>
      </w:r>
    </w:p>
    <w:p w14:paraId="72D86D35" w14:textId="77777777" w:rsidR="00E76E4B" w:rsidRPr="00A53549" w:rsidRDefault="00E76E4B" w:rsidP="00E76E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 owner</w:t>
      </w:r>
    </w:p>
    <w:p w14:paraId="73E27B2B" w14:textId="77777777" w:rsidR="00E76E4B" w:rsidRPr="00A53549" w:rsidRDefault="00E76E4B" w:rsidP="00E76E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Administrator</w:t>
      </w:r>
    </w:p>
    <w:p w14:paraId="529C16A2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491D21FD" w14:textId="4F4EAD0E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In an Account Creation Process, the user can select Turf Owner. </w:t>
      </w:r>
    </w:p>
    <w:p w14:paraId="7DADB847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No one could select The Administrator, because Administrator is implemented to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in advance.</w:t>
      </w:r>
    </w:p>
    <w:p w14:paraId="0C83860A" w14:textId="77777777" w:rsidR="00E76E4B" w:rsidRPr="00A53549" w:rsidRDefault="00E76E4B" w:rsidP="00E76E4B">
      <w:pPr>
        <w:rPr>
          <w:lang w:val="en-US" w:eastAsia="ja-JP"/>
        </w:rPr>
      </w:pPr>
    </w:p>
    <w:p w14:paraId="2CB9E60E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Details</w:t>
      </w:r>
    </w:p>
    <w:p w14:paraId="72BB784E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Contact Detail consists of some items described as below.</w:t>
      </w:r>
    </w:p>
    <w:p w14:paraId="1D0344A5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216D2E9B" w14:textId="77777777" w:rsidR="00E76E4B" w:rsidRPr="00A53549" w:rsidRDefault="00E76E4B" w:rsidP="00E76E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74A1C0C7" w14:textId="77777777" w:rsidR="00E76E4B" w:rsidRPr="00A53549" w:rsidRDefault="00E76E4B" w:rsidP="00E76E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Contact Phone No</w:t>
      </w:r>
    </w:p>
    <w:p w14:paraId="7C6D95A4" w14:textId="77777777" w:rsidR="00E76E4B" w:rsidRPr="00A53549" w:rsidRDefault="00E76E4B" w:rsidP="00E76E4B">
      <w:pPr>
        <w:ind w:left="1701"/>
        <w:rPr>
          <w:lang w:eastAsia="ja-JP"/>
        </w:rPr>
      </w:pPr>
    </w:p>
    <w:p w14:paraId="13129E74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hd w:val="pct15" w:color="auto" w:fill="FFFFFF"/>
        </w:rPr>
      </w:pPr>
      <w:r w:rsidRPr="00A53549">
        <w:rPr>
          <w:rFonts w:ascii="Times New Roman" w:hAnsi="Times New Roman" w:cs="Times New Roman"/>
        </w:rPr>
        <w:t>All items are compulsory demanded.</w:t>
      </w:r>
    </w:p>
    <w:p w14:paraId="4C5594F1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  <w:shd w:val="pct15" w:color="auto" w:fill="FFFFFF"/>
        </w:rPr>
      </w:pPr>
    </w:p>
    <w:p w14:paraId="0A3FC25D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4B1010F9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 should be filled.</w:t>
      </w:r>
    </w:p>
    <w:p w14:paraId="4267FA39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But only the city should be selected from options.</w:t>
      </w:r>
    </w:p>
    <w:p w14:paraId="29F7276A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09AFC4A9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37182EE2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Login information and user information should be entered on one screen.</w:t>
      </w:r>
    </w:p>
    <w:p w14:paraId="35CB6360" w14:textId="77777777" w:rsidR="00E76E4B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274D03E" w14:textId="77777777" w:rsidR="00282A11" w:rsidRPr="00A53549" w:rsidRDefault="00282A11" w:rsidP="00E76E4B">
      <w:pPr>
        <w:pStyle w:val="ListParagraph"/>
        <w:rPr>
          <w:rFonts w:ascii="Times New Roman" w:hAnsi="Times New Roman" w:cs="Times New Roman"/>
        </w:rPr>
      </w:pPr>
    </w:p>
    <w:p w14:paraId="56B03A75" w14:textId="77777777" w:rsidR="00E76E4B" w:rsidRPr="00A53549" w:rsidRDefault="00E76E4B" w:rsidP="00E76E4B">
      <w:pPr>
        <w:pStyle w:val="Heading3"/>
        <w:ind w:left="0"/>
        <w:rPr>
          <w:lang w:eastAsia="ja-JP"/>
        </w:rPr>
      </w:pPr>
      <w:r w:rsidRPr="00A53549">
        <w:lastRenderedPageBreak/>
        <w:t>Login Process</w:t>
      </w:r>
    </w:p>
    <w:p w14:paraId="41BF7983" w14:textId="77777777" w:rsidR="00E76E4B" w:rsidRPr="00A53549" w:rsidRDefault="00E76E4B" w:rsidP="00E76E4B">
      <w:pPr>
        <w:rPr>
          <w:lang w:eastAsia="ja-JP"/>
        </w:rPr>
      </w:pPr>
    </w:p>
    <w:p w14:paraId="69A57CB7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always compels user authentication before using itself except when a new account is successfully created.</w:t>
      </w:r>
    </w:p>
    <w:p w14:paraId="0CAE686D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9E8DF50" w14:textId="44D15D1B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</w:t>
      </w:r>
      <w:r w:rsidR="00552407">
        <w:rPr>
          <w:rFonts w:ascii="Times New Roman" w:hAnsi="Times New Roman" w:cs="Times New Roman"/>
        </w:rPr>
        <w:t xml:space="preserve">turf owner </w:t>
      </w:r>
      <w:r w:rsidRPr="00A53549">
        <w:rPr>
          <w:rFonts w:ascii="Times New Roman" w:hAnsi="Times New Roman" w:cs="Times New Roman"/>
        </w:rPr>
        <w:t xml:space="preserve">authentication demands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Password.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checked in three ways.</w:t>
      </w:r>
    </w:p>
    <w:p w14:paraId="15CBBF01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446B5305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should be existed and correct. </w:t>
      </w:r>
    </w:p>
    <w:p w14:paraId="645CAF7F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and the Password are not equal to what the user has registered, the user authentication cannot be provided.</w:t>
      </w:r>
    </w:p>
    <w:p w14:paraId="52C57C51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7D3F1FD1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Second, the User Type linked to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matching(i.e. </w:t>
      </w:r>
      <w:proofErr w:type="spellStart"/>
      <w:r w:rsidRPr="00A53549">
        <w:rPr>
          <w:rFonts w:ascii="Times New Roman" w:hAnsi="Times New Roman" w:cs="Times New Roman"/>
        </w:rPr>
        <w:t>Player,Turf</w:t>
      </w:r>
      <w:proofErr w:type="spellEnd"/>
      <w:r w:rsidRPr="00A53549">
        <w:rPr>
          <w:rFonts w:ascii="Times New Roman" w:hAnsi="Times New Roman" w:cs="Times New Roman"/>
        </w:rPr>
        <w:t xml:space="preserve"> </w:t>
      </w:r>
      <w:proofErr w:type="spellStart"/>
      <w:r w:rsidRPr="00A53549">
        <w:rPr>
          <w:rFonts w:ascii="Times New Roman" w:hAnsi="Times New Roman" w:cs="Times New Roman"/>
        </w:rPr>
        <w:t>owner,Administrator</w:t>
      </w:r>
      <w:proofErr w:type="spellEnd"/>
      <w:r w:rsidRPr="00A53549">
        <w:rPr>
          <w:rFonts w:ascii="Times New Roman" w:hAnsi="Times New Roman" w:cs="Times New Roman"/>
        </w:rPr>
        <w:t xml:space="preserve">). </w:t>
      </w:r>
    </w:p>
    <w:p w14:paraId="216BBF0B" w14:textId="60B2DBE5" w:rsidR="00E76E4B" w:rsidRPr="002C2143" w:rsidRDefault="00E76E4B" w:rsidP="002C21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When the User Type is "Turf Owner", then user can be placed on “Turf Owner Home”.</w:t>
      </w:r>
    </w:p>
    <w:p w14:paraId="3D8CDDE4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Finally,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should be available. </w:t>
      </w:r>
    </w:p>
    <w:p w14:paraId="602945F3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Administrator can decide whether the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is available or suspended. </w:t>
      </w:r>
    </w:p>
    <w:p w14:paraId="2A6D581D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If user is rejected, user authentication is not provided for system user. </w:t>
      </w:r>
    </w:p>
    <w:p w14:paraId="3FDA2C66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  <w:shd w:val="pct15" w:color="auto" w:fill="FFFFFF"/>
        </w:rPr>
      </w:pPr>
    </w:p>
    <w:p w14:paraId="2FE6130E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account should alive for so long as the duration decided by Admin.</w:t>
      </w:r>
    </w:p>
    <w:p w14:paraId="2875DD4C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4CB784F3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Only when the three checks are successfully completed, user can be placed on respected page. </w:t>
      </w:r>
    </w:p>
    <w:p w14:paraId="37743E09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017CBE5C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“User Home” provides some items described as below.</w:t>
      </w:r>
    </w:p>
    <w:p w14:paraId="299F6FCB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64908434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logout</w:t>
      </w:r>
    </w:p>
    <w:p w14:paraId="172CB2D8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Change Password</w:t>
      </w:r>
    </w:p>
    <w:p w14:paraId="28D5D280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Search Turf</w:t>
      </w:r>
    </w:p>
    <w:p w14:paraId="2DF93DA9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Book Turf</w:t>
      </w:r>
    </w:p>
    <w:p w14:paraId="4DBF48F9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Delete Booking</w:t>
      </w:r>
    </w:p>
    <w:p w14:paraId="3E5F445C" w14:textId="77777777" w:rsidR="00E76E4B" w:rsidRPr="00A53549" w:rsidRDefault="00E76E4B" w:rsidP="00E76E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 trigger to Make Payment</w:t>
      </w:r>
    </w:p>
    <w:p w14:paraId="67CE5755" w14:textId="77777777" w:rsidR="00E76E4B" w:rsidRPr="00A53549" w:rsidRDefault="00E76E4B" w:rsidP="00E76E4B">
      <w:pPr>
        <w:pStyle w:val="Heading3"/>
        <w:ind w:left="0"/>
        <w:rPr>
          <w:lang w:eastAsia="ja-JP"/>
        </w:rPr>
      </w:pPr>
      <w:r w:rsidRPr="00A53549">
        <w:t>Forgot Password Process</w:t>
      </w:r>
    </w:p>
    <w:p w14:paraId="71F956E1" w14:textId="77777777" w:rsidR="00E76E4B" w:rsidRPr="00A53549" w:rsidRDefault="00E76E4B" w:rsidP="00E76E4B">
      <w:pPr>
        <w:rPr>
          <w:lang w:eastAsia="ja-JP"/>
        </w:rPr>
      </w:pPr>
    </w:p>
    <w:p w14:paraId="0586F160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system user lost their Password, the recovery method should be provided by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24E69843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recovery method is described as below.</w:t>
      </w:r>
    </w:p>
    <w:p w14:paraId="3D6C1882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76F508B7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First, system user enters their </w:t>
      </w:r>
      <w:proofErr w:type="spellStart"/>
      <w:r w:rsidRPr="00A53549">
        <w:rPr>
          <w:rFonts w:ascii="Times New Roman" w:hAnsi="Times New Roman" w:cs="Times New Roman"/>
        </w:rPr>
        <w:t>UserID</w:t>
      </w:r>
      <w:proofErr w:type="spellEnd"/>
      <w:r w:rsidRPr="00A53549">
        <w:rPr>
          <w:rFonts w:ascii="Times New Roman" w:hAnsi="Times New Roman" w:cs="Times New Roman"/>
        </w:rPr>
        <w:t xml:space="preserve"> for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</w:t>
      </w:r>
    </w:p>
    <w:p w14:paraId="315C5E5A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is provided with OTP(one time password), Only when the OTP is correct, user get the new password page.</w:t>
      </w:r>
    </w:p>
    <w:p w14:paraId="3F9C5E90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Then the new password is set by user manually. </w:t>
      </w:r>
    </w:p>
    <w:p w14:paraId="6CE4992B" w14:textId="77777777" w:rsidR="00E76E4B" w:rsidRPr="00A53549" w:rsidRDefault="00E76E4B" w:rsidP="00E76E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new password should consist of more than or equal 8 and less than or equal 16 characteristics including at least a numeric figure, a capital alphabet, a small alphabet, and a special character.</w:t>
      </w:r>
    </w:p>
    <w:p w14:paraId="18D5052D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3F34613F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lastRenderedPageBreak/>
        <w:t>As a consequence, The user could get the authentication using the new password.</w:t>
      </w:r>
    </w:p>
    <w:p w14:paraId="578375D1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If the OTP is not correct, the OTP is demanded for user again.</w:t>
      </w:r>
    </w:p>
    <w:p w14:paraId="694BBB26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957940C" w14:textId="77777777" w:rsidR="00E76E4B" w:rsidRPr="00A53549" w:rsidRDefault="00E76E4B" w:rsidP="00E76E4B">
      <w:pPr>
        <w:pStyle w:val="Heading3"/>
        <w:ind w:left="0"/>
        <w:rPr>
          <w:lang w:eastAsia="ja-JP"/>
        </w:rPr>
      </w:pPr>
      <w:r w:rsidRPr="00A53549">
        <w:t>Change Password Process</w:t>
      </w:r>
    </w:p>
    <w:p w14:paraId="4FD751C5" w14:textId="77777777" w:rsidR="00E76E4B" w:rsidRPr="00A53549" w:rsidRDefault="00E76E4B" w:rsidP="00E76E4B">
      <w:pPr>
        <w:rPr>
          <w:lang w:eastAsia="ja-JP"/>
        </w:rPr>
      </w:pPr>
    </w:p>
    <w:p w14:paraId="1268E25D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user wants to change their Password, the measure should be provided by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System. </w:t>
      </w:r>
    </w:p>
    <w:p w14:paraId="5CC0BD8F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6935047E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Therefore,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should provide the function which is available after getting the user authentication.</w:t>
      </w:r>
    </w:p>
    <w:p w14:paraId="31FA450B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693786B8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function demands the current password and the new password.</w:t>
      </w:r>
    </w:p>
    <w:p w14:paraId="123824E0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0EEB6BA9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Of course, the new password should consist of more than or equal 8 and less than or equal 16 characteristics including at least a numeric figure, a capital alphabet, a small alphabet, and a special character.</w:t>
      </w:r>
    </w:p>
    <w:p w14:paraId="788DF467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The current password and the new password are masked by using dummy characters. </w:t>
      </w:r>
    </w:p>
    <w:p w14:paraId="78E61497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new password is demanded to enter twice to avoid a</w:t>
      </w:r>
      <w:r w:rsidRPr="00A53549">
        <w:rPr>
          <w:rFonts w:ascii="Times New Roman" w:hAnsi="Times New Roman" w:cs="Times New Roman"/>
          <w:shd w:val="clear" w:color="auto" w:fill="FFFFFF"/>
        </w:rPr>
        <w:t xml:space="preserve"> </w:t>
      </w:r>
      <w:r w:rsidRPr="00A53549">
        <w:rPr>
          <w:rFonts w:ascii="Times New Roman" w:hAnsi="Times New Roman" w:cs="Times New Roman"/>
        </w:rPr>
        <w:t>typing error</w:t>
      </w:r>
      <w:r w:rsidRPr="00A53549">
        <w:rPr>
          <w:rFonts w:ascii="Times New Roman" w:hAnsi="Times New Roman" w:cs="Times New Roman"/>
          <w:shd w:val="clear" w:color="auto" w:fill="FFFFFF"/>
        </w:rPr>
        <w:t>.</w:t>
      </w:r>
    </w:p>
    <w:p w14:paraId="2DB0EAC1" w14:textId="77777777" w:rsidR="00E76E4B" w:rsidRPr="00A53549" w:rsidRDefault="00E76E4B" w:rsidP="00E76E4B">
      <w:pPr>
        <w:rPr>
          <w:lang w:eastAsia="ja-JP"/>
        </w:rPr>
      </w:pPr>
    </w:p>
    <w:p w14:paraId="772AB85D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Only when the current password is correct, user could change their Password.</w:t>
      </w:r>
    </w:p>
    <w:p w14:paraId="3CEFC836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55E0A658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When the current password is changed into new password, </w:t>
      </w: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compels user authentication again.</w:t>
      </w:r>
    </w:p>
    <w:p w14:paraId="265A58EF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73128FEE" w14:textId="77777777" w:rsidR="00E76E4B" w:rsidRPr="00A53549" w:rsidRDefault="00E76E4B" w:rsidP="00E76E4B">
      <w:pPr>
        <w:rPr>
          <w:lang w:eastAsia="ja-JP"/>
        </w:rPr>
      </w:pPr>
    </w:p>
    <w:p w14:paraId="2A2885C3" w14:textId="77777777" w:rsidR="00E76E4B" w:rsidRPr="00A53549" w:rsidRDefault="00E76E4B" w:rsidP="00E76E4B">
      <w:pPr>
        <w:pStyle w:val="Heading3"/>
        <w:ind w:left="0"/>
        <w:rPr>
          <w:lang w:eastAsia="ja-JP"/>
        </w:rPr>
      </w:pPr>
      <w:r w:rsidRPr="00A53549">
        <w:t>Update Account Process</w:t>
      </w:r>
    </w:p>
    <w:p w14:paraId="6FA05DAF" w14:textId="77777777" w:rsidR="00E76E4B" w:rsidRPr="00A53549" w:rsidRDefault="00E76E4B" w:rsidP="00E76E4B">
      <w:pPr>
        <w:rPr>
          <w:lang w:eastAsia="ja-JP"/>
        </w:rPr>
      </w:pPr>
    </w:p>
    <w:p w14:paraId="7636E63A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3549">
        <w:rPr>
          <w:rFonts w:ascii="Times New Roman" w:hAnsi="Times New Roman" w:cs="Times New Roman"/>
        </w:rPr>
        <w:t>BookMyTurf</w:t>
      </w:r>
      <w:proofErr w:type="spellEnd"/>
      <w:r w:rsidRPr="00A53549">
        <w:rPr>
          <w:rFonts w:ascii="Times New Roman" w:hAnsi="Times New Roman" w:cs="Times New Roman"/>
        </w:rPr>
        <w:t xml:space="preserve"> System should provide the function which makes the account updated for user.</w:t>
      </w:r>
    </w:p>
    <w:p w14:paraId="332B2F64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1AC5CD99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information user could update is described below.</w:t>
      </w:r>
      <w:r w:rsidRPr="00A53549">
        <w:rPr>
          <w:rFonts w:ascii="MS Mincho" w:eastAsia="MS Mincho" w:hAnsi="MS Mincho" w:cs="MS Mincho" w:hint="eastAsia"/>
        </w:rPr>
        <w:t xml:space="preserve">　</w:t>
      </w:r>
      <w:r w:rsidRPr="00A53549">
        <w:rPr>
          <w:rFonts w:ascii="Times New Roman" w:hAnsi="Times New Roman" w:cs="Times New Roman"/>
        </w:rPr>
        <w:t xml:space="preserve"> </w:t>
      </w:r>
    </w:p>
    <w:p w14:paraId="316D17E3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413A26DF" w14:textId="77777777" w:rsidR="00E76E4B" w:rsidRPr="00A53549" w:rsidRDefault="00E76E4B" w:rsidP="00E76E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information</w:t>
      </w:r>
    </w:p>
    <w:p w14:paraId="6EF216D2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58626003" w14:textId="77777777" w:rsidR="00E76E4B" w:rsidRPr="00A53549" w:rsidRDefault="00E76E4B" w:rsidP="00E76E4B">
      <w:pPr>
        <w:pStyle w:val="ListParagraph"/>
        <w:ind w:left="2061"/>
        <w:rPr>
          <w:rFonts w:ascii="Times New Roman" w:hAnsi="Times New Roman" w:cs="Times New Roman"/>
        </w:rPr>
      </w:pPr>
    </w:p>
    <w:p w14:paraId="510A3851" w14:textId="77777777" w:rsidR="00E76E4B" w:rsidRPr="00A53549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All items are compulsory demanded, but updating is optional.</w:t>
      </w:r>
    </w:p>
    <w:p w14:paraId="101F647A" w14:textId="77777777" w:rsidR="00E76E4B" w:rsidRPr="00A53549" w:rsidRDefault="00E76E4B" w:rsidP="00E76E4B">
      <w:pPr>
        <w:pStyle w:val="ListParagraph"/>
        <w:ind w:left="1440"/>
        <w:rPr>
          <w:rFonts w:ascii="Times New Roman" w:hAnsi="Times New Roman" w:cs="Times New Roman"/>
        </w:rPr>
      </w:pPr>
    </w:p>
    <w:p w14:paraId="1F5E6920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User information</w:t>
      </w:r>
    </w:p>
    <w:p w14:paraId="03F3AB13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The updatable items as described below.</w:t>
      </w:r>
    </w:p>
    <w:p w14:paraId="35F69F17" w14:textId="77777777" w:rsidR="00E76E4B" w:rsidRPr="00A53549" w:rsidRDefault="00E76E4B" w:rsidP="00E76E4B">
      <w:pPr>
        <w:pStyle w:val="ListParagraph"/>
        <w:rPr>
          <w:rFonts w:ascii="Times New Roman" w:hAnsi="Times New Roman" w:cs="Times New Roman"/>
        </w:rPr>
      </w:pPr>
    </w:p>
    <w:p w14:paraId="51420F1E" w14:textId="77777777" w:rsidR="00E76E4B" w:rsidRPr="00A53549" w:rsidRDefault="00E76E4B" w:rsidP="00E76E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Name</w:t>
      </w:r>
    </w:p>
    <w:p w14:paraId="6E4AE2F6" w14:textId="77777777" w:rsidR="00E76E4B" w:rsidRPr="00A53549" w:rsidRDefault="00E76E4B" w:rsidP="00E76E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User Phone No</w:t>
      </w:r>
    </w:p>
    <w:p w14:paraId="49F1FB3E" w14:textId="77777777" w:rsidR="00E76E4B" w:rsidRPr="00A53549" w:rsidRDefault="00E76E4B" w:rsidP="00E76E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E-mail address</w:t>
      </w:r>
    </w:p>
    <w:p w14:paraId="6340475F" w14:textId="77777777" w:rsidR="00E76E4B" w:rsidRPr="00A53549" w:rsidRDefault="00E76E4B" w:rsidP="00E76E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Permanent address</w:t>
      </w:r>
    </w:p>
    <w:p w14:paraId="33FEFD26" w14:textId="77777777" w:rsidR="00E76E4B" w:rsidRPr="00A53549" w:rsidRDefault="00E76E4B" w:rsidP="00E76E4B">
      <w:pPr>
        <w:pStyle w:val="ListParagraph"/>
        <w:ind w:left="2061"/>
        <w:rPr>
          <w:rFonts w:ascii="Times New Roman" w:hAnsi="Times New Roman" w:cs="Times New Roman"/>
        </w:rPr>
      </w:pPr>
    </w:p>
    <w:p w14:paraId="6DB66150" w14:textId="6C36AC20" w:rsidR="00E76E4B" w:rsidRPr="00E76E4B" w:rsidRDefault="00E76E4B" w:rsidP="00E76E4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lastRenderedPageBreak/>
        <w:t>All items are compulsory demanded, but updating is optional.</w:t>
      </w:r>
    </w:p>
    <w:p w14:paraId="5020C4B1" w14:textId="77777777" w:rsidR="00E76E4B" w:rsidRPr="00A53549" w:rsidRDefault="00E76E4B" w:rsidP="00E76E4B">
      <w:pPr>
        <w:pStyle w:val="Heading3"/>
        <w:numPr>
          <w:ilvl w:val="2"/>
          <w:numId w:val="13"/>
        </w:numPr>
        <w:ind w:left="720"/>
      </w:pPr>
      <w:r w:rsidRPr="00A53549">
        <w:t>Update Turf information</w:t>
      </w:r>
    </w:p>
    <w:p w14:paraId="14268BAD" w14:textId="77777777" w:rsidR="00E76E4B" w:rsidRPr="00A53549" w:rsidRDefault="00E76E4B" w:rsidP="00E76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After publishing the turf information the turf owner can only update following contents.</w:t>
      </w:r>
    </w:p>
    <w:p w14:paraId="25C9295E" w14:textId="77777777" w:rsidR="00E76E4B" w:rsidRPr="00A53549" w:rsidRDefault="00E76E4B" w:rsidP="00E76E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Slot availability</w:t>
      </w:r>
    </w:p>
    <w:p w14:paraId="3144B37F" w14:textId="77777777" w:rsidR="00E76E4B" w:rsidRPr="00A53549" w:rsidRDefault="00E76E4B" w:rsidP="00E76E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 price</w:t>
      </w:r>
    </w:p>
    <w:p w14:paraId="33A6D964" w14:textId="77777777" w:rsidR="00E76E4B" w:rsidRPr="00A53549" w:rsidRDefault="00E76E4B" w:rsidP="00E76E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Amenities</w:t>
      </w:r>
    </w:p>
    <w:p w14:paraId="22EEAB65" w14:textId="77777777" w:rsidR="00E76E4B" w:rsidRPr="00A53549" w:rsidRDefault="00E76E4B" w:rsidP="00E76E4B">
      <w:pPr>
        <w:pStyle w:val="Heading3"/>
        <w:numPr>
          <w:ilvl w:val="2"/>
          <w:numId w:val="13"/>
        </w:numPr>
        <w:ind w:left="720"/>
      </w:pPr>
      <w:r w:rsidRPr="00A53549">
        <w:t>Delete product information</w:t>
      </w:r>
    </w:p>
    <w:p w14:paraId="393201E8" w14:textId="77777777" w:rsidR="00E76E4B" w:rsidRPr="00A53549" w:rsidRDefault="00E76E4B" w:rsidP="00E76E4B">
      <w:r w:rsidRPr="00A53549">
        <w:t xml:space="preserve">•  </w:t>
      </w:r>
      <w:r w:rsidRPr="00A53549">
        <w:rPr>
          <w:rFonts w:eastAsiaTheme="minorEastAsia"/>
          <w:sz w:val="22"/>
          <w:szCs w:val="22"/>
          <w:lang w:val="en-US" w:eastAsia="ja-JP"/>
        </w:rPr>
        <w:t>After Publishing if turf owner wants to remove  some information then they can delete the details</w:t>
      </w:r>
      <w:r w:rsidRPr="00A53549">
        <w:t>.</w:t>
      </w:r>
    </w:p>
    <w:p w14:paraId="4E7FEE4F" w14:textId="77777777" w:rsidR="00E76E4B" w:rsidRPr="00A53549" w:rsidRDefault="00E76E4B" w:rsidP="00E76E4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Price</w:t>
      </w:r>
    </w:p>
    <w:p w14:paraId="1CE61C0D" w14:textId="77777777" w:rsidR="00E76E4B" w:rsidRPr="00A53549" w:rsidRDefault="00E76E4B" w:rsidP="00E76E4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Turf name</w:t>
      </w:r>
    </w:p>
    <w:p w14:paraId="42CEDFE9" w14:textId="77777777" w:rsidR="00E76E4B" w:rsidRPr="00A53549" w:rsidRDefault="00E76E4B" w:rsidP="00E76E4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Amenities</w:t>
      </w:r>
    </w:p>
    <w:p w14:paraId="1570C889" w14:textId="77777777" w:rsidR="00E76E4B" w:rsidRPr="00A53549" w:rsidRDefault="00E76E4B" w:rsidP="00E76E4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Photos</w:t>
      </w:r>
    </w:p>
    <w:p w14:paraId="22C9EFE9" w14:textId="77777777" w:rsidR="00E76E4B" w:rsidRPr="00A53549" w:rsidRDefault="00E76E4B" w:rsidP="00E76E4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Slot availability</w:t>
      </w:r>
    </w:p>
    <w:p w14:paraId="380583B4" w14:textId="77777777" w:rsidR="00E76E4B" w:rsidRPr="00A53549" w:rsidRDefault="00E76E4B" w:rsidP="00E76E4B">
      <w:pPr>
        <w:pStyle w:val="Heading3"/>
        <w:numPr>
          <w:ilvl w:val="2"/>
          <w:numId w:val="13"/>
        </w:numPr>
        <w:ind w:left="720"/>
        <w:rPr>
          <w:sz w:val="28"/>
        </w:rPr>
      </w:pPr>
      <w:r w:rsidRPr="00A53549">
        <w:rPr>
          <w:sz w:val="28"/>
        </w:rPr>
        <w:t xml:space="preserve"> </w:t>
      </w:r>
      <w:r w:rsidRPr="00A53549">
        <w:t>Browse existing Turf Price</w:t>
      </w:r>
    </w:p>
    <w:p w14:paraId="469A63DC" w14:textId="77777777" w:rsidR="00E76E4B" w:rsidRPr="00A53549" w:rsidRDefault="00E76E4B" w:rsidP="00E76E4B">
      <w:pPr>
        <w:ind w:left="810"/>
      </w:pPr>
      <w:r w:rsidRPr="00A53549">
        <w:t xml:space="preserve">• </w:t>
      </w:r>
      <w:r w:rsidRPr="00A53549">
        <w:rPr>
          <w:rFonts w:eastAsiaTheme="minorEastAsia"/>
          <w:sz w:val="22"/>
          <w:szCs w:val="22"/>
          <w:lang w:val="en-US" w:eastAsia="ja-JP"/>
        </w:rPr>
        <w:t>User could see the information of existing Turfs</w:t>
      </w:r>
      <w:r w:rsidRPr="00A53549">
        <w:t>.</w:t>
      </w:r>
    </w:p>
    <w:p w14:paraId="2BF5D61A" w14:textId="77777777" w:rsidR="00E76E4B" w:rsidRPr="00A53549" w:rsidRDefault="00E76E4B" w:rsidP="00E76E4B">
      <w:pPr>
        <w:ind w:left="810"/>
      </w:pPr>
    </w:p>
    <w:p w14:paraId="42DEF8A9" w14:textId="77777777" w:rsidR="00E76E4B" w:rsidRPr="00A53549" w:rsidRDefault="00E76E4B" w:rsidP="00D64CA3"/>
    <w:p w14:paraId="1EBA30B6" w14:textId="77777777" w:rsidR="007E42B5" w:rsidRPr="00A53549" w:rsidRDefault="007E42B5" w:rsidP="00473F77">
      <w:pPr>
        <w:ind w:left="0"/>
      </w:pPr>
    </w:p>
    <w:p w14:paraId="67EB841E" w14:textId="77777777" w:rsidR="00F2128C" w:rsidRPr="00A53549" w:rsidRDefault="007E42B5" w:rsidP="0001377C">
      <w:pPr>
        <w:pStyle w:val="Heading4"/>
        <w:numPr>
          <w:ilvl w:val="1"/>
          <w:numId w:val="17"/>
        </w:numPr>
        <w:ind w:left="540"/>
        <w:rPr>
          <w:i w:val="0"/>
          <w:sz w:val="32"/>
          <w:szCs w:val="32"/>
        </w:rPr>
      </w:pPr>
      <w:r w:rsidRPr="00A53549">
        <w:rPr>
          <w:i w:val="0"/>
          <w:sz w:val="32"/>
          <w:szCs w:val="32"/>
        </w:rPr>
        <w:t xml:space="preserve">   </w:t>
      </w:r>
      <w:r w:rsidR="00F2128C" w:rsidRPr="00A53549">
        <w:rPr>
          <w:i w:val="0"/>
          <w:sz w:val="32"/>
          <w:szCs w:val="32"/>
        </w:rPr>
        <w:t>Message Acknowledgement Module</w:t>
      </w:r>
    </w:p>
    <w:p w14:paraId="5138501C" w14:textId="77777777" w:rsidR="007E42B5" w:rsidRPr="00A53549" w:rsidRDefault="007E42B5" w:rsidP="007E42B5"/>
    <w:p w14:paraId="78661A82" w14:textId="7A2EC758" w:rsidR="00F2128C" w:rsidRPr="00A53549" w:rsidRDefault="00FE5AD3" w:rsidP="00256B8B">
      <w:pPr>
        <w:ind w:left="0"/>
      </w:pPr>
      <w:r w:rsidRPr="00A53549">
        <w:t xml:space="preserve">      </w:t>
      </w:r>
      <w:r w:rsidR="00256B8B" w:rsidRPr="00A53549">
        <w:t>I</w:t>
      </w:r>
      <w:r w:rsidR="00F2128C" w:rsidRPr="00A53549">
        <w:t>n following conditions acknowledgement to be send</w:t>
      </w:r>
    </w:p>
    <w:p w14:paraId="0013F35A" w14:textId="4C5AF083" w:rsidR="00F2128C" w:rsidRPr="00A53549" w:rsidRDefault="00F2128C" w:rsidP="001509C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After completion of successful </w:t>
      </w:r>
      <w:r w:rsidR="006E5094" w:rsidRPr="00A53549">
        <w:rPr>
          <w:rFonts w:ascii="Times New Roman" w:hAnsi="Times New Roman" w:cs="Times New Roman"/>
        </w:rPr>
        <w:t>booking</w:t>
      </w:r>
    </w:p>
    <w:p w14:paraId="186B7C92" w14:textId="21E69DEF" w:rsidR="00E90404" w:rsidRPr="00A53549" w:rsidRDefault="00E90404" w:rsidP="001509C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>After every successful transaction</w:t>
      </w:r>
    </w:p>
    <w:p w14:paraId="53958BBB" w14:textId="209266EB" w:rsidR="0033373A" w:rsidRDefault="00EE2152" w:rsidP="0033373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53549">
        <w:rPr>
          <w:rFonts w:ascii="Times New Roman" w:hAnsi="Times New Roman" w:cs="Times New Roman"/>
        </w:rPr>
        <w:t xml:space="preserve">Now the messages are being </w:t>
      </w:r>
      <w:r w:rsidR="00483BD0" w:rsidRPr="00A53549">
        <w:rPr>
          <w:rFonts w:ascii="Times New Roman" w:hAnsi="Times New Roman" w:cs="Times New Roman"/>
        </w:rPr>
        <w:t>sent</w:t>
      </w:r>
      <w:r w:rsidRPr="00A53549">
        <w:rPr>
          <w:rFonts w:ascii="Times New Roman" w:hAnsi="Times New Roman" w:cs="Times New Roman"/>
        </w:rPr>
        <w:t xml:space="preserve"> by using email but in future we can hav</w:t>
      </w:r>
      <w:r w:rsidR="001209A6" w:rsidRPr="00A53549">
        <w:rPr>
          <w:rFonts w:ascii="Times New Roman" w:hAnsi="Times New Roman" w:cs="Times New Roman"/>
        </w:rPr>
        <w:t>e any other methods</w:t>
      </w:r>
    </w:p>
    <w:p w14:paraId="1A04C692" w14:textId="77777777" w:rsidR="0033373A" w:rsidRDefault="0033373A" w:rsidP="0033373A"/>
    <w:p w14:paraId="6D2B35A5" w14:textId="77777777" w:rsidR="0033373A" w:rsidRDefault="0033373A" w:rsidP="0033373A"/>
    <w:p w14:paraId="35D2F5D5" w14:textId="77777777" w:rsidR="0033373A" w:rsidRDefault="0033373A" w:rsidP="0033373A"/>
    <w:p w14:paraId="6AB893EC" w14:textId="77777777" w:rsidR="0033373A" w:rsidRDefault="0033373A" w:rsidP="0033373A"/>
    <w:p w14:paraId="616E319F" w14:textId="77777777" w:rsidR="0033373A" w:rsidRDefault="0033373A" w:rsidP="0033373A"/>
    <w:p w14:paraId="5687C18F" w14:textId="77777777" w:rsidR="0033373A" w:rsidRDefault="0033373A" w:rsidP="0033373A"/>
    <w:p w14:paraId="36BAE55D" w14:textId="77777777" w:rsidR="0033373A" w:rsidRDefault="0033373A" w:rsidP="0033373A"/>
    <w:p w14:paraId="3E05CC78" w14:textId="77777777" w:rsidR="0033373A" w:rsidRDefault="0033373A" w:rsidP="0033373A"/>
    <w:p w14:paraId="34C21BE6" w14:textId="77777777" w:rsidR="0033373A" w:rsidRDefault="0033373A" w:rsidP="0033373A"/>
    <w:p w14:paraId="5CD74055" w14:textId="77777777" w:rsidR="0033373A" w:rsidRDefault="0033373A" w:rsidP="0033373A"/>
    <w:p w14:paraId="51EA40A2" w14:textId="77777777" w:rsidR="0033373A" w:rsidRDefault="0033373A" w:rsidP="0033373A"/>
    <w:p w14:paraId="7BAA4251" w14:textId="77777777" w:rsidR="0033373A" w:rsidRDefault="0033373A" w:rsidP="0033373A"/>
    <w:p w14:paraId="357956E9" w14:textId="77777777" w:rsidR="0033373A" w:rsidRDefault="0033373A" w:rsidP="0033373A"/>
    <w:p w14:paraId="4E3CF63E" w14:textId="77777777" w:rsidR="0033373A" w:rsidRDefault="0033373A" w:rsidP="0033373A"/>
    <w:p w14:paraId="369F8872" w14:textId="77777777" w:rsidR="0033373A" w:rsidRPr="0033373A" w:rsidRDefault="0033373A" w:rsidP="0033373A"/>
    <w:p w14:paraId="45649F88" w14:textId="77777777" w:rsidR="004A5106" w:rsidRPr="00A53549" w:rsidRDefault="00502DCD" w:rsidP="00110FBB">
      <w:pPr>
        <w:pStyle w:val="Heading4"/>
        <w:numPr>
          <w:ilvl w:val="0"/>
          <w:numId w:val="0"/>
        </w:numPr>
        <w:rPr>
          <w:i w:val="0"/>
          <w:sz w:val="32"/>
          <w:szCs w:val="32"/>
        </w:rPr>
      </w:pPr>
      <w:r w:rsidRPr="00A53549">
        <w:rPr>
          <w:i w:val="0"/>
          <w:sz w:val="32"/>
          <w:szCs w:val="32"/>
        </w:rPr>
        <w:lastRenderedPageBreak/>
        <w:t>2.5</w:t>
      </w:r>
      <w:r w:rsidR="004A5106" w:rsidRPr="00A53549">
        <w:rPr>
          <w:i w:val="0"/>
          <w:sz w:val="32"/>
          <w:szCs w:val="32"/>
        </w:rPr>
        <w:t xml:space="preserve">   Use Case Diagram</w:t>
      </w:r>
    </w:p>
    <w:p w14:paraId="4048F627" w14:textId="77777777" w:rsidR="00747511" w:rsidRPr="00A53549" w:rsidRDefault="00747511" w:rsidP="00747511"/>
    <w:p w14:paraId="4A181687" w14:textId="77777777" w:rsidR="00747511" w:rsidRPr="00A53549" w:rsidRDefault="00747511" w:rsidP="00747511">
      <w:pPr>
        <w:rPr>
          <w:b/>
          <w:sz w:val="28"/>
          <w:szCs w:val="28"/>
        </w:rPr>
      </w:pPr>
      <w:r w:rsidRPr="00A53549">
        <w:rPr>
          <w:b/>
          <w:sz w:val="28"/>
          <w:szCs w:val="28"/>
        </w:rPr>
        <w:t>Admin:</w:t>
      </w:r>
    </w:p>
    <w:p w14:paraId="19250326" w14:textId="56FDFCA5" w:rsidR="00747511" w:rsidRPr="00A53549" w:rsidRDefault="00580657" w:rsidP="00747511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8D22446" wp14:editId="265EE6B7">
            <wp:extent cx="3413760" cy="4361734"/>
            <wp:effectExtent l="0" t="0" r="0" b="1270"/>
            <wp:docPr id="6276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7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364" cy="43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94EF" w14:textId="77777777" w:rsidR="00747511" w:rsidRPr="00A53549" w:rsidRDefault="00747511" w:rsidP="00747511">
      <w:pPr>
        <w:jc w:val="center"/>
        <w:rPr>
          <w:i/>
          <w:sz w:val="22"/>
          <w:szCs w:val="22"/>
        </w:rPr>
      </w:pPr>
      <w:r w:rsidRPr="00A53549">
        <w:rPr>
          <w:i/>
          <w:sz w:val="22"/>
          <w:szCs w:val="22"/>
        </w:rPr>
        <w:t>Fig. Use case diagram for admin</w:t>
      </w:r>
    </w:p>
    <w:p w14:paraId="7DBC5D47" w14:textId="77777777" w:rsidR="00747511" w:rsidRPr="00A53549" w:rsidRDefault="00747511" w:rsidP="00747511">
      <w:pPr>
        <w:jc w:val="center"/>
        <w:rPr>
          <w:i/>
          <w:sz w:val="22"/>
          <w:szCs w:val="22"/>
        </w:rPr>
      </w:pPr>
    </w:p>
    <w:p w14:paraId="3E535F6F" w14:textId="77777777" w:rsidR="00747511" w:rsidRPr="00A53549" w:rsidRDefault="00747511" w:rsidP="007475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In Admin use case diagram Admin is the Actor.</w:t>
      </w:r>
    </w:p>
    <w:p w14:paraId="1F80FBDE" w14:textId="77777777" w:rsidR="00747511" w:rsidRPr="00A53549" w:rsidRDefault="00747511" w:rsidP="007475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Admin can handle following use cases:</w:t>
      </w:r>
    </w:p>
    <w:p w14:paraId="324B459F" w14:textId="77777777" w:rsidR="00747511" w:rsidRPr="00A53549" w:rsidRDefault="00747511" w:rsidP="007475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Login</w:t>
      </w:r>
    </w:p>
    <w:p w14:paraId="0CBAB3AA" w14:textId="77777777" w:rsidR="00747511" w:rsidRPr="00A53549" w:rsidRDefault="00747511" w:rsidP="007475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Report Generation</w:t>
      </w:r>
    </w:p>
    <w:p w14:paraId="718B3E7F" w14:textId="77777777" w:rsidR="00747511" w:rsidRPr="00A53549" w:rsidRDefault="00747511" w:rsidP="007475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Controls account</w:t>
      </w:r>
    </w:p>
    <w:p w14:paraId="05E981C1" w14:textId="77777777" w:rsidR="00747511" w:rsidRPr="00A53549" w:rsidRDefault="00747511" w:rsidP="0074751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A238714" w14:textId="77777777" w:rsidR="00473F77" w:rsidRPr="00A53549" w:rsidRDefault="009E678F" w:rsidP="00473F77">
      <w:pPr>
        <w:ind w:left="0"/>
        <w:rPr>
          <w:b/>
          <w:sz w:val="28"/>
          <w:szCs w:val="28"/>
        </w:rPr>
      </w:pPr>
      <w:r w:rsidRPr="00A53549">
        <w:rPr>
          <w:b/>
          <w:sz w:val="28"/>
          <w:szCs w:val="28"/>
        </w:rPr>
        <w:t xml:space="preserve">  </w:t>
      </w:r>
    </w:p>
    <w:p w14:paraId="37578DD3" w14:textId="77777777" w:rsidR="00755653" w:rsidRPr="00A53549" w:rsidRDefault="00755653" w:rsidP="00473F77">
      <w:pPr>
        <w:ind w:left="0"/>
        <w:rPr>
          <w:b/>
          <w:sz w:val="28"/>
          <w:szCs w:val="28"/>
        </w:rPr>
      </w:pPr>
    </w:p>
    <w:p w14:paraId="5B83FC40" w14:textId="77777777" w:rsidR="00755653" w:rsidRPr="00A53549" w:rsidRDefault="00755653" w:rsidP="00473F77">
      <w:pPr>
        <w:ind w:left="0"/>
        <w:rPr>
          <w:b/>
          <w:sz w:val="28"/>
          <w:szCs w:val="28"/>
        </w:rPr>
      </w:pPr>
    </w:p>
    <w:p w14:paraId="1725C778" w14:textId="77777777" w:rsidR="00755653" w:rsidRDefault="00755653" w:rsidP="00473F77">
      <w:pPr>
        <w:ind w:left="0"/>
        <w:rPr>
          <w:b/>
          <w:sz w:val="28"/>
          <w:szCs w:val="28"/>
        </w:rPr>
      </w:pPr>
    </w:p>
    <w:p w14:paraId="5313E31E" w14:textId="77777777" w:rsidR="00A8772E" w:rsidRDefault="00A8772E" w:rsidP="00473F77">
      <w:pPr>
        <w:ind w:left="0"/>
        <w:rPr>
          <w:b/>
          <w:sz w:val="28"/>
          <w:szCs w:val="28"/>
        </w:rPr>
      </w:pPr>
    </w:p>
    <w:p w14:paraId="5468174B" w14:textId="77777777" w:rsidR="00A8772E" w:rsidRDefault="00A8772E" w:rsidP="00473F77">
      <w:pPr>
        <w:ind w:left="0"/>
        <w:rPr>
          <w:b/>
          <w:sz w:val="28"/>
          <w:szCs w:val="28"/>
        </w:rPr>
      </w:pPr>
    </w:p>
    <w:p w14:paraId="50E94564" w14:textId="77777777" w:rsidR="00A8772E" w:rsidRDefault="00A8772E" w:rsidP="00473F77">
      <w:pPr>
        <w:ind w:left="0"/>
        <w:rPr>
          <w:b/>
          <w:sz w:val="28"/>
          <w:szCs w:val="28"/>
        </w:rPr>
      </w:pPr>
    </w:p>
    <w:p w14:paraId="530BABC3" w14:textId="77777777" w:rsidR="00A8772E" w:rsidRPr="00A53549" w:rsidRDefault="00A8772E" w:rsidP="00473F77">
      <w:pPr>
        <w:ind w:left="0"/>
        <w:rPr>
          <w:b/>
          <w:sz w:val="28"/>
          <w:szCs w:val="28"/>
        </w:rPr>
      </w:pPr>
    </w:p>
    <w:p w14:paraId="0EE57DA4" w14:textId="77777777" w:rsidR="00755653" w:rsidRDefault="00755653" w:rsidP="00473F77">
      <w:pPr>
        <w:ind w:left="0"/>
        <w:rPr>
          <w:b/>
          <w:sz w:val="28"/>
          <w:szCs w:val="28"/>
        </w:rPr>
      </w:pPr>
    </w:p>
    <w:p w14:paraId="65EEB47A" w14:textId="77777777" w:rsidR="00755653" w:rsidRPr="00A53549" w:rsidRDefault="00755653" w:rsidP="00473F77">
      <w:pPr>
        <w:ind w:left="0"/>
        <w:rPr>
          <w:b/>
          <w:sz w:val="28"/>
          <w:szCs w:val="28"/>
        </w:rPr>
      </w:pPr>
    </w:p>
    <w:p w14:paraId="7453B159" w14:textId="77777777" w:rsidR="00755653" w:rsidRPr="00A53549" w:rsidRDefault="00755653" w:rsidP="00755653">
      <w:pPr>
        <w:ind w:left="0"/>
        <w:rPr>
          <w:b/>
          <w:noProof/>
          <w:sz w:val="28"/>
          <w:szCs w:val="28"/>
        </w:rPr>
      </w:pPr>
      <w:r w:rsidRPr="00A53549">
        <w:rPr>
          <w:b/>
          <w:sz w:val="28"/>
          <w:szCs w:val="28"/>
        </w:rPr>
        <w:lastRenderedPageBreak/>
        <w:t>User:</w:t>
      </w:r>
    </w:p>
    <w:p w14:paraId="24D757E5" w14:textId="77777777" w:rsidR="00755653" w:rsidRPr="00A53549" w:rsidRDefault="00755653" w:rsidP="00473F77">
      <w:pPr>
        <w:ind w:left="0"/>
        <w:rPr>
          <w:b/>
          <w:sz w:val="28"/>
          <w:szCs w:val="28"/>
        </w:rPr>
      </w:pPr>
    </w:p>
    <w:p w14:paraId="7001EC6B" w14:textId="77777777" w:rsidR="00473F77" w:rsidRPr="00A53549" w:rsidRDefault="00473F77" w:rsidP="00473F77">
      <w:pPr>
        <w:ind w:left="0"/>
        <w:rPr>
          <w:b/>
          <w:sz w:val="28"/>
          <w:szCs w:val="28"/>
        </w:rPr>
      </w:pPr>
    </w:p>
    <w:p w14:paraId="14D7C321" w14:textId="21C77CD0" w:rsidR="00473F77" w:rsidRPr="00A53549" w:rsidRDefault="00580657" w:rsidP="00473F77">
      <w:pPr>
        <w:ind w:left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D0BF899" wp14:editId="4F4CF8E5">
            <wp:extent cx="3914286" cy="4885714"/>
            <wp:effectExtent l="0" t="0" r="0" b="0"/>
            <wp:docPr id="17453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88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7F03" w14:textId="46F37E25" w:rsidR="00473F77" w:rsidRPr="00A53549" w:rsidRDefault="00747511" w:rsidP="00473F77">
      <w:pPr>
        <w:ind w:left="0"/>
        <w:rPr>
          <w:b/>
          <w:noProof/>
          <w:sz w:val="28"/>
          <w:szCs w:val="28"/>
        </w:rPr>
      </w:pPr>
      <w:r w:rsidRPr="00A53549">
        <w:rPr>
          <w:b/>
          <w:noProof/>
          <w:sz w:val="28"/>
          <w:szCs w:val="28"/>
        </w:rPr>
        <w:t xml:space="preserve">                                         </w:t>
      </w:r>
    </w:p>
    <w:p w14:paraId="34C66E82" w14:textId="0B2766AC" w:rsidR="00473F77" w:rsidRDefault="00473F77" w:rsidP="00473F77">
      <w:pPr>
        <w:jc w:val="center"/>
        <w:rPr>
          <w:i/>
          <w:sz w:val="22"/>
          <w:szCs w:val="22"/>
        </w:rPr>
      </w:pPr>
      <w:r w:rsidRPr="00A53549">
        <w:rPr>
          <w:b/>
          <w:sz w:val="28"/>
          <w:szCs w:val="28"/>
        </w:rPr>
        <w:tab/>
      </w:r>
      <w:r w:rsidRPr="00A53549">
        <w:rPr>
          <w:i/>
          <w:sz w:val="22"/>
          <w:szCs w:val="22"/>
        </w:rPr>
        <w:t xml:space="preserve">Fig. Use case diagram for </w:t>
      </w:r>
      <w:r w:rsidR="00D73677" w:rsidRPr="00A53549">
        <w:rPr>
          <w:i/>
          <w:sz w:val="22"/>
          <w:szCs w:val="22"/>
        </w:rPr>
        <w:t>User</w:t>
      </w:r>
    </w:p>
    <w:p w14:paraId="0A3C7D3A" w14:textId="77777777" w:rsidR="0033373A" w:rsidRPr="00A53549" w:rsidRDefault="0033373A" w:rsidP="00473F77">
      <w:pPr>
        <w:jc w:val="center"/>
        <w:rPr>
          <w:i/>
          <w:sz w:val="22"/>
          <w:szCs w:val="22"/>
        </w:rPr>
      </w:pPr>
    </w:p>
    <w:p w14:paraId="3F9D48D2" w14:textId="3347F139" w:rsidR="00747511" w:rsidRPr="00A53549" w:rsidRDefault="00747511" w:rsidP="007475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 xml:space="preserve">In </w:t>
      </w:r>
      <w:r w:rsidR="00D73677" w:rsidRPr="00A53549">
        <w:rPr>
          <w:rFonts w:ascii="Times New Roman" w:hAnsi="Times New Roman" w:cs="Times New Roman"/>
          <w:sz w:val="24"/>
          <w:szCs w:val="24"/>
        </w:rPr>
        <w:t>User</w:t>
      </w:r>
      <w:r w:rsidRPr="00A53549">
        <w:rPr>
          <w:rFonts w:ascii="Times New Roman" w:hAnsi="Times New Roman" w:cs="Times New Roman"/>
          <w:sz w:val="24"/>
          <w:szCs w:val="24"/>
        </w:rPr>
        <w:t xml:space="preserve"> use case diagram </w:t>
      </w:r>
      <w:r w:rsidR="00D73677" w:rsidRPr="00A53549">
        <w:rPr>
          <w:rFonts w:ascii="Times New Roman" w:hAnsi="Times New Roman" w:cs="Times New Roman"/>
          <w:sz w:val="24"/>
          <w:szCs w:val="24"/>
        </w:rPr>
        <w:t>User</w:t>
      </w:r>
      <w:r w:rsidRPr="00A53549">
        <w:rPr>
          <w:rFonts w:ascii="Times New Roman" w:hAnsi="Times New Roman" w:cs="Times New Roman"/>
          <w:sz w:val="24"/>
          <w:szCs w:val="24"/>
        </w:rPr>
        <w:t xml:space="preserve"> is the Actor.</w:t>
      </w:r>
    </w:p>
    <w:p w14:paraId="0FFF6766" w14:textId="4F506C36" w:rsidR="00747511" w:rsidRPr="00A53549" w:rsidRDefault="00D73677" w:rsidP="007475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User</w:t>
      </w:r>
      <w:r w:rsidR="00747511" w:rsidRPr="00A53549">
        <w:rPr>
          <w:rFonts w:ascii="Times New Roman" w:hAnsi="Times New Roman" w:cs="Times New Roman"/>
          <w:sz w:val="24"/>
          <w:szCs w:val="24"/>
        </w:rPr>
        <w:t xml:space="preserve"> can handle following use cases:</w:t>
      </w:r>
    </w:p>
    <w:p w14:paraId="542E75FE" w14:textId="77777777" w:rsidR="00747511" w:rsidRPr="00A53549" w:rsidRDefault="00747511" w:rsidP="007475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Register</w:t>
      </w:r>
    </w:p>
    <w:p w14:paraId="1571651F" w14:textId="77777777" w:rsidR="00747511" w:rsidRPr="00A53549" w:rsidRDefault="00747511" w:rsidP="007475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Login</w:t>
      </w:r>
    </w:p>
    <w:p w14:paraId="6D97F863" w14:textId="3DDEE796" w:rsidR="00747511" w:rsidRPr="00A53549" w:rsidRDefault="00747511" w:rsidP="002C3C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 xml:space="preserve">Search </w:t>
      </w:r>
      <w:r w:rsidR="002C3CFD" w:rsidRPr="00A53549">
        <w:rPr>
          <w:rFonts w:ascii="Times New Roman" w:hAnsi="Times New Roman" w:cs="Times New Roman"/>
          <w:sz w:val="24"/>
          <w:szCs w:val="24"/>
        </w:rPr>
        <w:t>Turf</w:t>
      </w:r>
    </w:p>
    <w:p w14:paraId="01D0600B" w14:textId="628DF56B" w:rsidR="00D84F50" w:rsidRPr="00A53549" w:rsidRDefault="00D84F50" w:rsidP="002C3C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Browse Turf Photos</w:t>
      </w:r>
    </w:p>
    <w:p w14:paraId="124689F4" w14:textId="3458CFE2" w:rsidR="00D84F50" w:rsidRPr="00A53549" w:rsidRDefault="00D84F50" w:rsidP="002C3CF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Browse Turf Price</w:t>
      </w:r>
    </w:p>
    <w:p w14:paraId="7A20EAF1" w14:textId="78D73B4F" w:rsidR="00747511" w:rsidRPr="00A53549" w:rsidRDefault="002C3CFD" w:rsidP="007475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Book</w:t>
      </w:r>
      <w:r w:rsidR="00747511" w:rsidRPr="00A53549">
        <w:rPr>
          <w:rFonts w:ascii="Times New Roman" w:hAnsi="Times New Roman" w:cs="Times New Roman"/>
          <w:sz w:val="24"/>
          <w:szCs w:val="24"/>
        </w:rPr>
        <w:t xml:space="preserve"> </w:t>
      </w:r>
      <w:r w:rsidRPr="00A53549">
        <w:rPr>
          <w:rFonts w:ascii="Times New Roman" w:hAnsi="Times New Roman" w:cs="Times New Roman"/>
          <w:sz w:val="24"/>
          <w:szCs w:val="24"/>
        </w:rPr>
        <w:t>Turf</w:t>
      </w:r>
    </w:p>
    <w:p w14:paraId="5BE21EDA" w14:textId="07057248" w:rsidR="00747511" w:rsidRPr="00A53549" w:rsidRDefault="00747511" w:rsidP="007475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 xml:space="preserve">Delete </w:t>
      </w:r>
      <w:r w:rsidR="00596ED0" w:rsidRPr="00A53549">
        <w:rPr>
          <w:rFonts w:ascii="Times New Roman" w:hAnsi="Times New Roman" w:cs="Times New Roman"/>
          <w:sz w:val="24"/>
          <w:szCs w:val="24"/>
        </w:rPr>
        <w:t>Booking</w:t>
      </w:r>
    </w:p>
    <w:p w14:paraId="0CC6826A" w14:textId="00AAB7A3" w:rsidR="00747511" w:rsidRPr="00A53549" w:rsidRDefault="00747511" w:rsidP="00D84F5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F8516C" w14:textId="77777777" w:rsidR="002C3CFD" w:rsidRPr="00A53549" w:rsidRDefault="002C3CFD" w:rsidP="002C3CF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85E198" w14:textId="77777777" w:rsidR="00747511" w:rsidRPr="00A53549" w:rsidRDefault="00747511" w:rsidP="0074751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D97C28" w14:textId="77777777" w:rsidR="00747511" w:rsidRPr="00A53549" w:rsidRDefault="00747511" w:rsidP="00BB724C">
      <w:pPr>
        <w:ind w:left="0"/>
        <w:rPr>
          <w:b/>
          <w:sz w:val="28"/>
          <w:szCs w:val="28"/>
        </w:rPr>
      </w:pPr>
    </w:p>
    <w:p w14:paraId="09A62563" w14:textId="153A69C1" w:rsidR="00173421" w:rsidRDefault="005C12D3" w:rsidP="00BB724C">
      <w:pPr>
        <w:rPr>
          <w:b/>
          <w:noProof/>
          <w:sz w:val="28"/>
          <w:szCs w:val="28"/>
        </w:rPr>
      </w:pPr>
      <w:r w:rsidRPr="00A53549">
        <w:rPr>
          <w:b/>
          <w:sz w:val="28"/>
          <w:szCs w:val="28"/>
        </w:rPr>
        <w:lastRenderedPageBreak/>
        <w:t>Turf Owner</w:t>
      </w:r>
      <w:r w:rsidR="00747511" w:rsidRPr="00A53549">
        <w:rPr>
          <w:b/>
          <w:sz w:val="28"/>
          <w:szCs w:val="28"/>
        </w:rPr>
        <w:t>:</w:t>
      </w:r>
      <w:r w:rsidR="00747511" w:rsidRPr="00A53549">
        <w:rPr>
          <w:b/>
          <w:noProof/>
          <w:sz w:val="28"/>
          <w:szCs w:val="28"/>
        </w:rPr>
        <w:t xml:space="preserve">     </w:t>
      </w:r>
    </w:p>
    <w:p w14:paraId="020B2A25" w14:textId="77777777" w:rsidR="00C46594" w:rsidRDefault="00C46594" w:rsidP="00BB724C">
      <w:pPr>
        <w:rPr>
          <w:b/>
          <w:noProof/>
          <w:sz w:val="28"/>
          <w:szCs w:val="28"/>
        </w:rPr>
      </w:pPr>
    </w:p>
    <w:p w14:paraId="5C86BFD5" w14:textId="77777777" w:rsidR="00A8772E" w:rsidRPr="00A53549" w:rsidRDefault="00A8772E" w:rsidP="00747511">
      <w:pPr>
        <w:rPr>
          <w:b/>
          <w:noProof/>
          <w:sz w:val="28"/>
          <w:szCs w:val="28"/>
        </w:rPr>
      </w:pPr>
    </w:p>
    <w:p w14:paraId="4F922466" w14:textId="3865774D" w:rsidR="00747511" w:rsidRPr="00A53549" w:rsidRDefault="00A8772E" w:rsidP="00747511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79E887C" wp14:editId="07E6C9C7">
            <wp:extent cx="3876190" cy="7371428"/>
            <wp:effectExtent l="0" t="0" r="0" b="1270"/>
            <wp:docPr id="4956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7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12C" w14:textId="10D5CC56" w:rsidR="00A8772E" w:rsidRDefault="00A8772E" w:rsidP="00A8772E">
      <w:pPr>
        <w:jc w:val="center"/>
        <w:rPr>
          <w:i/>
          <w:sz w:val="22"/>
          <w:szCs w:val="22"/>
        </w:rPr>
      </w:pPr>
      <w:r w:rsidRPr="00A53549">
        <w:rPr>
          <w:i/>
          <w:sz w:val="22"/>
          <w:szCs w:val="22"/>
        </w:rPr>
        <w:t xml:space="preserve">Fig. Use case diagram for </w:t>
      </w:r>
      <w:r>
        <w:rPr>
          <w:i/>
          <w:sz w:val="22"/>
          <w:szCs w:val="22"/>
        </w:rPr>
        <w:t>Turf Owner</w:t>
      </w:r>
    </w:p>
    <w:p w14:paraId="7214D711" w14:textId="77777777" w:rsidR="00C94215" w:rsidRPr="00A53549" w:rsidRDefault="00C94215" w:rsidP="00A8772E">
      <w:pPr>
        <w:jc w:val="center"/>
        <w:rPr>
          <w:i/>
          <w:sz w:val="22"/>
          <w:szCs w:val="22"/>
        </w:rPr>
      </w:pPr>
    </w:p>
    <w:p w14:paraId="5BB481A3" w14:textId="77777777" w:rsidR="00747511" w:rsidRDefault="00747511" w:rsidP="00747511">
      <w:pPr>
        <w:jc w:val="center"/>
        <w:rPr>
          <w:b/>
          <w:sz w:val="28"/>
          <w:szCs w:val="28"/>
        </w:rPr>
      </w:pPr>
    </w:p>
    <w:p w14:paraId="5FDCEDE1" w14:textId="77777777" w:rsidR="00173421" w:rsidRPr="00A53549" w:rsidRDefault="00173421" w:rsidP="00747511">
      <w:pPr>
        <w:jc w:val="center"/>
        <w:rPr>
          <w:b/>
          <w:sz w:val="28"/>
          <w:szCs w:val="28"/>
        </w:rPr>
      </w:pPr>
    </w:p>
    <w:p w14:paraId="36DE3C55" w14:textId="45E15C29" w:rsidR="00747511" w:rsidRPr="00A53549" w:rsidRDefault="00747511" w:rsidP="007475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lastRenderedPageBreak/>
        <w:t xml:space="preserve">In </w:t>
      </w:r>
      <w:r w:rsidR="00E409B8" w:rsidRPr="00A53549">
        <w:rPr>
          <w:rFonts w:ascii="Times New Roman" w:hAnsi="Times New Roman" w:cs="Times New Roman"/>
          <w:sz w:val="24"/>
          <w:szCs w:val="24"/>
        </w:rPr>
        <w:t>Turf Owner</w:t>
      </w:r>
      <w:r w:rsidRPr="00A53549">
        <w:rPr>
          <w:rFonts w:ascii="Times New Roman" w:hAnsi="Times New Roman" w:cs="Times New Roman"/>
          <w:sz w:val="24"/>
          <w:szCs w:val="24"/>
        </w:rPr>
        <w:t xml:space="preserve"> use case diagram </w:t>
      </w:r>
      <w:r w:rsidR="00E409B8" w:rsidRPr="00A53549">
        <w:rPr>
          <w:rFonts w:ascii="Times New Roman" w:hAnsi="Times New Roman" w:cs="Times New Roman"/>
          <w:sz w:val="24"/>
          <w:szCs w:val="24"/>
        </w:rPr>
        <w:t>Turf Owner</w:t>
      </w:r>
      <w:r w:rsidRPr="00A53549">
        <w:rPr>
          <w:rFonts w:ascii="Times New Roman" w:hAnsi="Times New Roman" w:cs="Times New Roman"/>
          <w:sz w:val="24"/>
          <w:szCs w:val="24"/>
        </w:rPr>
        <w:t xml:space="preserve"> is the Actor</w:t>
      </w:r>
      <w:r w:rsidRPr="00A53549">
        <w:rPr>
          <w:rFonts w:ascii="Times New Roman" w:hAnsi="Times New Roman" w:cs="Times New Roman"/>
          <w:b/>
          <w:sz w:val="24"/>
          <w:szCs w:val="24"/>
        </w:rPr>
        <w:t>.</w:t>
      </w:r>
    </w:p>
    <w:p w14:paraId="06BD54DC" w14:textId="5F653EF9" w:rsidR="00747511" w:rsidRPr="00A53549" w:rsidRDefault="00BF4843" w:rsidP="007475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Turf Owner</w:t>
      </w:r>
      <w:r w:rsidR="00747511" w:rsidRPr="00A53549">
        <w:rPr>
          <w:rFonts w:ascii="Times New Roman" w:hAnsi="Times New Roman" w:cs="Times New Roman"/>
          <w:sz w:val="24"/>
          <w:szCs w:val="24"/>
        </w:rPr>
        <w:t xml:space="preserve"> can handle following use cases:</w:t>
      </w:r>
    </w:p>
    <w:p w14:paraId="286D3671" w14:textId="77777777" w:rsidR="00747511" w:rsidRPr="00A53549" w:rsidRDefault="00747511" w:rsidP="0074751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Register</w:t>
      </w:r>
    </w:p>
    <w:p w14:paraId="00CE6193" w14:textId="77777777" w:rsidR="00747511" w:rsidRPr="00A53549" w:rsidRDefault="00747511" w:rsidP="0074751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Login</w:t>
      </w:r>
    </w:p>
    <w:p w14:paraId="2DD98BE7" w14:textId="3C835476" w:rsidR="00747511" w:rsidRPr="00A53549" w:rsidRDefault="00747511" w:rsidP="008D453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 xml:space="preserve">Search </w:t>
      </w:r>
      <w:r w:rsidR="005155CA" w:rsidRPr="00A53549">
        <w:rPr>
          <w:rFonts w:ascii="Times New Roman" w:hAnsi="Times New Roman" w:cs="Times New Roman"/>
          <w:sz w:val="24"/>
          <w:szCs w:val="24"/>
        </w:rPr>
        <w:t>Tur</w:t>
      </w:r>
      <w:r w:rsidR="008D4533" w:rsidRPr="00A53549">
        <w:rPr>
          <w:rFonts w:ascii="Times New Roman" w:hAnsi="Times New Roman" w:cs="Times New Roman"/>
          <w:sz w:val="24"/>
          <w:szCs w:val="24"/>
        </w:rPr>
        <w:t>f</w:t>
      </w:r>
      <w:r w:rsidR="005155CA" w:rsidRPr="00A53549">
        <w:rPr>
          <w:rFonts w:ascii="Times New Roman" w:hAnsi="Times New Roman" w:cs="Times New Roman"/>
          <w:sz w:val="24"/>
          <w:szCs w:val="24"/>
        </w:rPr>
        <w:t xml:space="preserve"> Details</w:t>
      </w:r>
    </w:p>
    <w:p w14:paraId="0DD8E5C0" w14:textId="20800C58" w:rsidR="00747511" w:rsidRPr="00A53549" w:rsidRDefault="008D7979" w:rsidP="0074751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Update</w:t>
      </w:r>
      <w:r w:rsidR="00C878AD" w:rsidRPr="00A53549">
        <w:rPr>
          <w:rFonts w:ascii="Times New Roman" w:hAnsi="Times New Roman" w:cs="Times New Roman"/>
          <w:sz w:val="24"/>
          <w:szCs w:val="24"/>
        </w:rPr>
        <w:t xml:space="preserve"> Turf</w:t>
      </w:r>
      <w:r w:rsidR="00CA7860" w:rsidRPr="00A53549">
        <w:rPr>
          <w:rFonts w:ascii="Times New Roman" w:hAnsi="Times New Roman" w:cs="Times New Roman"/>
          <w:sz w:val="24"/>
          <w:szCs w:val="24"/>
        </w:rPr>
        <w:t xml:space="preserve"> Details</w:t>
      </w:r>
    </w:p>
    <w:p w14:paraId="1E405394" w14:textId="71501268" w:rsidR="008D4533" w:rsidRPr="00A53549" w:rsidRDefault="008D4533" w:rsidP="00647D3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Delete Turf Details</w:t>
      </w:r>
    </w:p>
    <w:p w14:paraId="3FD3D274" w14:textId="726B6664" w:rsidR="00CA7860" w:rsidRPr="00A53549" w:rsidRDefault="00CA7860" w:rsidP="00D6323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3549">
        <w:rPr>
          <w:rFonts w:ascii="Times New Roman" w:hAnsi="Times New Roman" w:cs="Times New Roman"/>
          <w:sz w:val="24"/>
          <w:szCs w:val="24"/>
        </w:rPr>
        <w:t>Payback Details</w:t>
      </w:r>
    </w:p>
    <w:p w14:paraId="54F2BF81" w14:textId="77777777" w:rsidR="00747511" w:rsidRPr="00A53549" w:rsidRDefault="00747511" w:rsidP="00747511"/>
    <w:p w14:paraId="7FA9A003" w14:textId="77777777" w:rsidR="004A5106" w:rsidRPr="00A53549" w:rsidRDefault="004A5106" w:rsidP="004A5106"/>
    <w:p w14:paraId="296C7F5D" w14:textId="77777777" w:rsidR="004A5106" w:rsidRPr="00A53549" w:rsidRDefault="004A5106" w:rsidP="004A5106"/>
    <w:p w14:paraId="425ED865" w14:textId="77777777" w:rsidR="004A5106" w:rsidRPr="00A53549" w:rsidRDefault="004A5106" w:rsidP="004A5106"/>
    <w:p w14:paraId="642AC805" w14:textId="77777777" w:rsidR="00B30E36" w:rsidRPr="00A53549" w:rsidRDefault="00B30E36" w:rsidP="00690523">
      <w:pPr>
        <w:ind w:left="0"/>
      </w:pPr>
    </w:p>
    <w:sectPr w:rsidR="00B30E36" w:rsidRPr="00A53549" w:rsidSect="00FA23F2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7" w:h="16834"/>
      <w:pgMar w:top="1418" w:right="1134" w:bottom="1418" w:left="1701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493C" w14:textId="77777777" w:rsidR="00562E84" w:rsidRDefault="00562E84">
      <w:pPr>
        <w:spacing w:line="20" w:lineRule="exact"/>
      </w:pPr>
    </w:p>
  </w:endnote>
  <w:endnote w:type="continuationSeparator" w:id="0">
    <w:p w14:paraId="06834EA4" w14:textId="77777777" w:rsidR="00562E84" w:rsidRDefault="00562E84">
      <w:r>
        <w:t xml:space="preserve"> </w:t>
      </w:r>
    </w:p>
  </w:endnote>
  <w:endnote w:type="continuationNotice" w:id="1">
    <w:p w14:paraId="406A4CE7" w14:textId="77777777" w:rsidR="00562E84" w:rsidRDefault="00562E8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9185"/>
      <w:docPartObj>
        <w:docPartGallery w:val="Page Numbers (Bottom of Page)"/>
        <w:docPartUnique/>
      </w:docPartObj>
    </w:sdtPr>
    <w:sdtContent>
      <w:p w14:paraId="07E9C3D0" w14:textId="77777777" w:rsidR="00CD69E9" w:rsidRDefault="00CE2E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7EA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2E09AC4D" w14:textId="77777777" w:rsidR="00CD69E9" w:rsidRPr="00CD5D41" w:rsidRDefault="00CD69E9" w:rsidP="00A22F29">
    <w:pPr>
      <w:pStyle w:val="Footer"/>
      <w:adjustRightInd w:val="0"/>
      <w:spacing w:after="0"/>
      <w:rPr>
        <w:rFonts w:ascii="Trebuchet MS" w:hAnsi="Trebuchet MS"/>
        <w:bCs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DA6D" w14:textId="77777777" w:rsidR="00CD69E9" w:rsidRDefault="00CD69E9">
    <w:pPr>
      <w:pStyle w:val="Footer"/>
      <w:pBdr>
        <w:top w:val="none" w:sz="0" w:space="0" w:color="auto"/>
      </w:pBdr>
      <w:tabs>
        <w:tab w:val="clear" w:pos="8640"/>
        <w:tab w:val="center" w:pos="5220"/>
        <w:tab w:val="right" w:pos="9072"/>
      </w:tabs>
    </w:pPr>
    <w:r>
      <w:tab/>
    </w:r>
    <w:r>
      <w:rPr>
        <w:caps/>
      </w:rPr>
      <w:t>BUSINESS COMPANY 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0E31" w14:textId="77777777" w:rsidR="00562E84" w:rsidRDefault="00562E84">
      <w:r>
        <w:separator/>
      </w:r>
    </w:p>
  </w:footnote>
  <w:footnote w:type="continuationSeparator" w:id="0">
    <w:p w14:paraId="76EE95CF" w14:textId="77777777" w:rsidR="00562E84" w:rsidRDefault="00562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E0C" w14:textId="4A7CA263" w:rsidR="00CD69E9" w:rsidRPr="009C41A5" w:rsidRDefault="00CD69E9" w:rsidP="00547489">
    <w:pPr>
      <w:pStyle w:val="Header"/>
      <w:rPr>
        <w:rFonts w:ascii="Trebuchet MS" w:hAnsi="Trebuchet MS"/>
        <w:sz w:val="20"/>
      </w:rPr>
    </w:pPr>
    <w:bookmarkStart w:id="7" w:name="OLE_LINK1"/>
    <w:bookmarkStart w:id="8" w:name="OLE_LINK2"/>
    <w:bookmarkStart w:id="9" w:name="_Hlk264377503"/>
    <w:r>
      <w:rPr>
        <w:rFonts w:ascii="Trebuchet MS" w:hAnsi="Trebuchet MS"/>
        <w:sz w:val="20"/>
      </w:rPr>
      <w:t>KNOW-IT</w:t>
    </w:r>
    <w:r>
      <w:rPr>
        <w:rFonts w:ascii="Trebuchet MS" w:hAnsi="Trebuchet MS"/>
        <w:sz w:val="20"/>
      </w:rPr>
      <w:tab/>
    </w:r>
    <w:r>
      <w:rPr>
        <w:rFonts w:ascii="Trebuchet MS" w:hAnsi="Trebuchet MS"/>
        <w:sz w:val="20"/>
      </w:rPr>
      <w:tab/>
    </w:r>
    <w:proofErr w:type="spellStart"/>
    <w:r w:rsidR="004B5112">
      <w:rPr>
        <w:rFonts w:ascii="Trebuchet MS" w:hAnsi="Trebuchet MS"/>
        <w:sz w:val="20"/>
      </w:rPr>
      <w:t>BookMyTurf</w:t>
    </w:r>
    <w:proofErr w:type="spellEnd"/>
    <w:r w:rsidRPr="00F22E82">
      <w:rPr>
        <w:rFonts w:ascii="Trebuchet MS" w:hAnsi="Trebuchet MS"/>
        <w:sz w:val="20"/>
      </w:rPr>
      <w:t xml:space="preserve">                                                     </w:t>
    </w:r>
    <w:r>
      <w:rPr>
        <w:rFonts w:ascii="Trebuchet MS" w:hAnsi="Trebuchet MS"/>
        <w:sz w:val="20"/>
      </w:rPr>
      <w:t xml:space="preserve">                               </w:t>
    </w:r>
    <w:bookmarkEnd w:id="7"/>
    <w:bookmarkEnd w:id="8"/>
    <w:bookmarkEnd w:id="9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16F1" w14:textId="77777777" w:rsidR="00CD69E9" w:rsidRDefault="00CD69E9">
    <w:pPr>
      <w:pStyle w:val="Header"/>
      <w:pBdr>
        <w:bottom w:val="none" w:sz="0" w:space="0" w:color="auto"/>
      </w:pBdr>
    </w:pPr>
    <w:r>
      <w:rPr>
        <w:noProof/>
        <w:sz w:val="20"/>
        <w:lang w:val="en-US"/>
      </w:rPr>
      <w:drawing>
        <wp:anchor distT="0" distB="0" distL="114300" distR="114300" simplePos="0" relativeHeight="251658240" behindDoc="0" locked="0" layoutInCell="0" allowOverlap="1" wp14:anchorId="340BFEFF" wp14:editId="4B4251C1">
          <wp:simplePos x="0" y="0"/>
          <wp:positionH relativeFrom="column">
            <wp:posOffset>4114165</wp:posOffset>
          </wp:positionH>
          <wp:positionV relativeFrom="paragraph">
            <wp:posOffset>2540</wp:posOffset>
          </wp:positionV>
          <wp:extent cx="1600200" cy="463550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463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tab/>
    </w:r>
    <w:r>
      <w:tab/>
    </w:r>
  </w:p>
  <w:p w14:paraId="2812DF70" w14:textId="77777777" w:rsidR="00CD69E9" w:rsidRDefault="00CD69E9">
    <w:pPr>
      <w:pStyle w:val="Header"/>
      <w:pBdr>
        <w:bottom w:val="none" w:sz="0" w:space="0" w:color="auto"/>
      </w:pBdr>
      <w:tabs>
        <w:tab w:val="clear" w:pos="8640"/>
        <w:tab w:val="right" w:pos="9072"/>
      </w:tabs>
    </w:pP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E16499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0"/>
        </w:tabs>
        <w:ind w:left="99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 "/>
      <w:lvlJc w:val="left"/>
      <w:pPr>
        <w:tabs>
          <w:tab w:val="num" w:pos="0"/>
        </w:tabs>
        <w:ind w:left="0" w:firstLine="0"/>
      </w:pPr>
      <w:rPr>
        <w:b/>
        <w:sz w:val="24"/>
      </w:rPr>
    </w:lvl>
  </w:abstractNum>
  <w:abstractNum w:abstractNumId="1" w15:restartNumberingAfterBreak="0">
    <w:nsid w:val="00000007"/>
    <w:multiLevelType w:val="multilevel"/>
    <w:tmpl w:val="00000007"/>
    <w:name w:val="WW8Num6"/>
    <w:lvl w:ilvl="0">
      <w:start w:val="5"/>
      <w:numFmt w:val="lowerRoman"/>
      <w:lvlText w:val="%1."/>
      <w:lvlJc w:val="left"/>
      <w:pPr>
        <w:tabs>
          <w:tab w:val="num" w:pos="283"/>
        </w:tabs>
        <w:ind w:left="283" w:hanging="283"/>
      </w:pPr>
    </w:lvl>
    <w:lvl w:ilvl="1">
      <w:start w:val="5"/>
      <w:numFmt w:val="lowerRoman"/>
      <w:lvlText w:val="%2."/>
      <w:lvlJc w:val="left"/>
      <w:pPr>
        <w:tabs>
          <w:tab w:val="num" w:pos="567"/>
        </w:tabs>
        <w:ind w:left="567" w:hanging="283"/>
      </w:pPr>
    </w:lvl>
    <w:lvl w:ilvl="2">
      <w:start w:val="5"/>
      <w:numFmt w:val="lowerRoman"/>
      <w:lvlText w:val="%3."/>
      <w:lvlJc w:val="left"/>
      <w:pPr>
        <w:tabs>
          <w:tab w:val="num" w:pos="850"/>
        </w:tabs>
        <w:ind w:left="850" w:hanging="283"/>
      </w:pPr>
    </w:lvl>
    <w:lvl w:ilvl="3">
      <w:start w:val="5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5"/>
      <w:numFmt w:val="lowerRoman"/>
      <w:lvlText w:val="%5."/>
      <w:lvlJc w:val="left"/>
      <w:pPr>
        <w:tabs>
          <w:tab w:val="num" w:pos="1417"/>
        </w:tabs>
        <w:ind w:left="1417" w:hanging="283"/>
      </w:pPr>
    </w:lvl>
    <w:lvl w:ilvl="5">
      <w:start w:val="5"/>
      <w:numFmt w:val="lowerRoman"/>
      <w:lvlText w:val="%6."/>
      <w:lvlJc w:val="left"/>
      <w:pPr>
        <w:tabs>
          <w:tab w:val="num" w:pos="1701"/>
        </w:tabs>
        <w:ind w:left="1701" w:hanging="283"/>
      </w:pPr>
    </w:lvl>
    <w:lvl w:ilvl="6">
      <w:start w:val="5"/>
      <w:numFmt w:val="lowerRoman"/>
      <w:lvlText w:val="%7."/>
      <w:lvlJc w:val="left"/>
      <w:pPr>
        <w:tabs>
          <w:tab w:val="num" w:pos="1984"/>
        </w:tabs>
        <w:ind w:left="1984" w:hanging="283"/>
      </w:pPr>
    </w:lvl>
    <w:lvl w:ilvl="7">
      <w:start w:val="5"/>
      <w:numFmt w:val="lowerRoman"/>
      <w:lvlText w:val="%8."/>
      <w:lvlJc w:val="left"/>
      <w:pPr>
        <w:tabs>
          <w:tab w:val="num" w:pos="2268"/>
        </w:tabs>
        <w:ind w:left="2268" w:hanging="283"/>
      </w:pPr>
    </w:lvl>
    <w:lvl w:ilvl="8">
      <w:start w:val="5"/>
      <w:numFmt w:val="lowerRoman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DD52B0"/>
    <w:multiLevelType w:val="multilevel"/>
    <w:tmpl w:val="F93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8025F"/>
    <w:multiLevelType w:val="hybridMultilevel"/>
    <w:tmpl w:val="F760D9F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965E79"/>
    <w:multiLevelType w:val="hybridMultilevel"/>
    <w:tmpl w:val="388235CE"/>
    <w:lvl w:ilvl="0" w:tplc="7A381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074E3D"/>
    <w:multiLevelType w:val="hybridMultilevel"/>
    <w:tmpl w:val="4B0EDFD6"/>
    <w:lvl w:ilvl="0" w:tplc="3D1CD0D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1F171D"/>
    <w:multiLevelType w:val="hybridMultilevel"/>
    <w:tmpl w:val="3E34B03A"/>
    <w:lvl w:ilvl="0" w:tplc="44D632B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3A8391F"/>
    <w:multiLevelType w:val="hybridMultilevel"/>
    <w:tmpl w:val="C17C25C2"/>
    <w:lvl w:ilvl="0" w:tplc="386CDF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5C67F9B"/>
    <w:multiLevelType w:val="multilevel"/>
    <w:tmpl w:val="AD9832F8"/>
    <w:lvl w:ilvl="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21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1" w:hanging="2160"/>
      </w:pPr>
      <w:rPr>
        <w:rFonts w:hint="default"/>
      </w:rPr>
    </w:lvl>
  </w:abstractNum>
  <w:abstractNum w:abstractNumId="9" w15:restartNumberingAfterBreak="0">
    <w:nsid w:val="1EF564B9"/>
    <w:multiLevelType w:val="hybridMultilevel"/>
    <w:tmpl w:val="C108E8FA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04B9A"/>
    <w:multiLevelType w:val="hybridMultilevel"/>
    <w:tmpl w:val="DCCE8A88"/>
    <w:lvl w:ilvl="0" w:tplc="AED6B5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F292C89"/>
    <w:multiLevelType w:val="hybridMultilevel"/>
    <w:tmpl w:val="819A935A"/>
    <w:lvl w:ilvl="0" w:tplc="26BE99F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27E96"/>
    <w:multiLevelType w:val="hybridMultilevel"/>
    <w:tmpl w:val="A2BA5BBC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85DE6"/>
    <w:multiLevelType w:val="multilevel"/>
    <w:tmpl w:val="11F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503D5"/>
    <w:multiLevelType w:val="multilevel"/>
    <w:tmpl w:val="806A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11BB0"/>
    <w:multiLevelType w:val="hybridMultilevel"/>
    <w:tmpl w:val="BAAABBD4"/>
    <w:lvl w:ilvl="0" w:tplc="EF926EEA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7342C"/>
    <w:multiLevelType w:val="hybridMultilevel"/>
    <w:tmpl w:val="52E0E8D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3004CD5"/>
    <w:multiLevelType w:val="hybridMultilevel"/>
    <w:tmpl w:val="53F42FFA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27811"/>
    <w:multiLevelType w:val="multilevel"/>
    <w:tmpl w:val="1B3627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76A13EF"/>
    <w:multiLevelType w:val="hybridMultilevel"/>
    <w:tmpl w:val="7E68EB48"/>
    <w:lvl w:ilvl="0" w:tplc="C930E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D5244E"/>
    <w:multiLevelType w:val="hybridMultilevel"/>
    <w:tmpl w:val="C108E8F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314C5"/>
    <w:multiLevelType w:val="hybridMultilevel"/>
    <w:tmpl w:val="078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56F7"/>
    <w:multiLevelType w:val="multilevel"/>
    <w:tmpl w:val="ACC0F7E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14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23" w15:restartNumberingAfterBreak="0">
    <w:nsid w:val="3BAA1EEE"/>
    <w:multiLevelType w:val="multilevel"/>
    <w:tmpl w:val="9B0EF6CC"/>
    <w:lvl w:ilvl="0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2421" w:hanging="72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1" w:hanging="2160"/>
      </w:pPr>
      <w:rPr>
        <w:rFonts w:hint="default"/>
      </w:rPr>
    </w:lvl>
  </w:abstractNum>
  <w:abstractNum w:abstractNumId="24" w15:restartNumberingAfterBreak="0">
    <w:nsid w:val="3C3A3732"/>
    <w:multiLevelType w:val="hybridMultilevel"/>
    <w:tmpl w:val="053A0400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5C5454"/>
    <w:multiLevelType w:val="hybridMultilevel"/>
    <w:tmpl w:val="1430D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F45E0"/>
    <w:multiLevelType w:val="hybridMultilevel"/>
    <w:tmpl w:val="331C02EA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71136"/>
    <w:multiLevelType w:val="hybridMultilevel"/>
    <w:tmpl w:val="42865D10"/>
    <w:lvl w:ilvl="0" w:tplc="2CD07A8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4E321FF7"/>
    <w:multiLevelType w:val="hybridMultilevel"/>
    <w:tmpl w:val="E04EA9C2"/>
    <w:lvl w:ilvl="0" w:tplc="CADAA86A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94EEE"/>
    <w:multiLevelType w:val="hybridMultilevel"/>
    <w:tmpl w:val="7F7C39E2"/>
    <w:lvl w:ilvl="0" w:tplc="8558F5D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7A1784"/>
    <w:multiLevelType w:val="hybridMultilevel"/>
    <w:tmpl w:val="C55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1C714E"/>
    <w:multiLevelType w:val="hybridMultilevel"/>
    <w:tmpl w:val="053A0400"/>
    <w:lvl w:ilvl="0" w:tplc="4466861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D4883"/>
    <w:multiLevelType w:val="hybridMultilevel"/>
    <w:tmpl w:val="FE8284C4"/>
    <w:lvl w:ilvl="0" w:tplc="F4B42026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7060A9"/>
    <w:multiLevelType w:val="hybridMultilevel"/>
    <w:tmpl w:val="E6F4AD84"/>
    <w:lvl w:ilvl="0" w:tplc="E82450A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544090"/>
    <w:multiLevelType w:val="hybridMultilevel"/>
    <w:tmpl w:val="819A935A"/>
    <w:lvl w:ilvl="0" w:tplc="26BE99FE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A611FF"/>
    <w:multiLevelType w:val="hybridMultilevel"/>
    <w:tmpl w:val="84E49F1E"/>
    <w:lvl w:ilvl="0" w:tplc="264C9A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B67C85"/>
    <w:multiLevelType w:val="hybridMultilevel"/>
    <w:tmpl w:val="A1EA2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A87FCB"/>
    <w:multiLevelType w:val="multilevel"/>
    <w:tmpl w:val="D002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9E5F79"/>
    <w:multiLevelType w:val="hybridMultilevel"/>
    <w:tmpl w:val="FC808508"/>
    <w:lvl w:ilvl="0" w:tplc="A4A4C220">
      <w:start w:val="1"/>
      <w:numFmt w:val="decimal"/>
      <w:lvlText w:val="%1."/>
      <w:lvlJc w:val="left"/>
      <w:pPr>
        <w:ind w:left="1539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918" w:hanging="360"/>
      </w:pPr>
    </w:lvl>
    <w:lvl w:ilvl="2" w:tplc="0409001B" w:tentative="1">
      <w:start w:val="1"/>
      <w:numFmt w:val="lowerRoman"/>
      <w:lvlText w:val="%3."/>
      <w:lvlJc w:val="right"/>
      <w:pPr>
        <w:ind w:left="1638" w:hanging="180"/>
      </w:pPr>
    </w:lvl>
    <w:lvl w:ilvl="3" w:tplc="0409000F" w:tentative="1">
      <w:start w:val="1"/>
      <w:numFmt w:val="decimal"/>
      <w:lvlText w:val="%4."/>
      <w:lvlJc w:val="left"/>
      <w:pPr>
        <w:ind w:left="2358" w:hanging="360"/>
      </w:pPr>
    </w:lvl>
    <w:lvl w:ilvl="4" w:tplc="04090019" w:tentative="1">
      <w:start w:val="1"/>
      <w:numFmt w:val="lowerLetter"/>
      <w:lvlText w:val="%5."/>
      <w:lvlJc w:val="left"/>
      <w:pPr>
        <w:ind w:left="3078" w:hanging="360"/>
      </w:pPr>
    </w:lvl>
    <w:lvl w:ilvl="5" w:tplc="0409001B" w:tentative="1">
      <w:start w:val="1"/>
      <w:numFmt w:val="lowerRoman"/>
      <w:lvlText w:val="%6."/>
      <w:lvlJc w:val="right"/>
      <w:pPr>
        <w:ind w:left="3798" w:hanging="180"/>
      </w:pPr>
    </w:lvl>
    <w:lvl w:ilvl="6" w:tplc="0409000F" w:tentative="1">
      <w:start w:val="1"/>
      <w:numFmt w:val="decimal"/>
      <w:lvlText w:val="%7."/>
      <w:lvlJc w:val="left"/>
      <w:pPr>
        <w:ind w:left="4518" w:hanging="360"/>
      </w:pPr>
    </w:lvl>
    <w:lvl w:ilvl="7" w:tplc="04090019" w:tentative="1">
      <w:start w:val="1"/>
      <w:numFmt w:val="lowerLetter"/>
      <w:lvlText w:val="%8."/>
      <w:lvlJc w:val="left"/>
      <w:pPr>
        <w:ind w:left="5238" w:hanging="360"/>
      </w:pPr>
    </w:lvl>
    <w:lvl w:ilvl="8" w:tplc="0409001B" w:tentative="1">
      <w:start w:val="1"/>
      <w:numFmt w:val="lowerRoman"/>
      <w:lvlText w:val="%9."/>
      <w:lvlJc w:val="right"/>
      <w:pPr>
        <w:ind w:left="5958" w:hanging="180"/>
      </w:pPr>
    </w:lvl>
  </w:abstractNum>
  <w:abstractNum w:abstractNumId="39" w15:restartNumberingAfterBreak="0">
    <w:nsid w:val="67AD2463"/>
    <w:multiLevelType w:val="hybridMultilevel"/>
    <w:tmpl w:val="FDC653F2"/>
    <w:lvl w:ilvl="0" w:tplc="E0A477B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3625A"/>
    <w:multiLevelType w:val="hybridMultilevel"/>
    <w:tmpl w:val="ED9E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5B5BE9"/>
    <w:multiLevelType w:val="hybridMultilevel"/>
    <w:tmpl w:val="7F705F3C"/>
    <w:lvl w:ilvl="0" w:tplc="CA9C5FF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2" w15:restartNumberingAfterBreak="0">
    <w:nsid w:val="6F2D61FE"/>
    <w:multiLevelType w:val="multilevel"/>
    <w:tmpl w:val="0F9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E70275"/>
    <w:multiLevelType w:val="hybridMultilevel"/>
    <w:tmpl w:val="1AE4FE06"/>
    <w:lvl w:ilvl="0" w:tplc="6E92642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4" w15:restartNumberingAfterBreak="0">
    <w:nsid w:val="74F70A07"/>
    <w:multiLevelType w:val="hybridMultilevel"/>
    <w:tmpl w:val="B3AC5F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76E7B23"/>
    <w:multiLevelType w:val="hybridMultilevel"/>
    <w:tmpl w:val="70B414B2"/>
    <w:lvl w:ilvl="0" w:tplc="034CFD1C">
      <w:start w:val="1"/>
      <w:numFmt w:val="decimal"/>
      <w:lvlText w:val="%1."/>
      <w:lvlJc w:val="left"/>
      <w:pPr>
        <w:ind w:left="2061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6" w15:restartNumberingAfterBreak="0">
    <w:nsid w:val="7EF838E7"/>
    <w:multiLevelType w:val="hybridMultilevel"/>
    <w:tmpl w:val="EC2038D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905556003">
    <w:abstractNumId w:val="0"/>
  </w:num>
  <w:num w:numId="2" w16cid:durableId="610356233">
    <w:abstractNumId w:val="21"/>
  </w:num>
  <w:num w:numId="3" w16cid:durableId="869269558">
    <w:abstractNumId w:val="45"/>
  </w:num>
  <w:num w:numId="4" w16cid:durableId="1645772286">
    <w:abstractNumId w:val="33"/>
  </w:num>
  <w:num w:numId="5" w16cid:durableId="1352028447">
    <w:abstractNumId w:val="15"/>
  </w:num>
  <w:num w:numId="6" w16cid:durableId="1482120041">
    <w:abstractNumId w:val="11"/>
  </w:num>
  <w:num w:numId="7" w16cid:durableId="552157958">
    <w:abstractNumId w:val="31"/>
  </w:num>
  <w:num w:numId="8" w16cid:durableId="967202153">
    <w:abstractNumId w:val="38"/>
  </w:num>
  <w:num w:numId="9" w16cid:durableId="142966687">
    <w:abstractNumId w:val="28"/>
  </w:num>
  <w:num w:numId="10" w16cid:durableId="212739428">
    <w:abstractNumId w:val="32"/>
  </w:num>
  <w:num w:numId="11" w16cid:durableId="102068850">
    <w:abstractNumId w:val="34"/>
  </w:num>
  <w:num w:numId="12" w16cid:durableId="810905742">
    <w:abstractNumId w:val="16"/>
  </w:num>
  <w:num w:numId="13" w16cid:durableId="1037393190">
    <w:abstractNumId w:val="23"/>
  </w:num>
  <w:num w:numId="14" w16cid:durableId="1711758212">
    <w:abstractNumId w:val="24"/>
  </w:num>
  <w:num w:numId="15" w16cid:durableId="1531528883">
    <w:abstractNumId w:val="17"/>
  </w:num>
  <w:num w:numId="16" w16cid:durableId="946229393">
    <w:abstractNumId w:val="9"/>
  </w:num>
  <w:num w:numId="17" w16cid:durableId="1060396646">
    <w:abstractNumId w:val="22"/>
  </w:num>
  <w:num w:numId="18" w16cid:durableId="1847789094">
    <w:abstractNumId w:val="10"/>
  </w:num>
  <w:num w:numId="19" w16cid:durableId="1607153399">
    <w:abstractNumId w:val="7"/>
  </w:num>
  <w:num w:numId="20" w16cid:durableId="1143540948">
    <w:abstractNumId w:val="8"/>
  </w:num>
  <w:num w:numId="21" w16cid:durableId="1525096393">
    <w:abstractNumId w:val="6"/>
  </w:num>
  <w:num w:numId="22" w16cid:durableId="861431263">
    <w:abstractNumId w:val="41"/>
  </w:num>
  <w:num w:numId="23" w16cid:durableId="1714575803">
    <w:abstractNumId w:val="0"/>
  </w:num>
  <w:num w:numId="24" w16cid:durableId="2001350921">
    <w:abstractNumId w:val="30"/>
  </w:num>
  <w:num w:numId="25" w16cid:durableId="1798182366">
    <w:abstractNumId w:val="19"/>
  </w:num>
  <w:num w:numId="26" w16cid:durableId="1622150382">
    <w:abstractNumId w:val="46"/>
  </w:num>
  <w:num w:numId="27" w16cid:durableId="259533567">
    <w:abstractNumId w:val="3"/>
  </w:num>
  <w:num w:numId="28" w16cid:durableId="1796873549">
    <w:abstractNumId w:val="27"/>
  </w:num>
  <w:num w:numId="29" w16cid:durableId="351492376">
    <w:abstractNumId w:val="43"/>
  </w:num>
  <w:num w:numId="30" w16cid:durableId="1626886988">
    <w:abstractNumId w:val="40"/>
  </w:num>
  <w:num w:numId="31" w16cid:durableId="914364787">
    <w:abstractNumId w:val="35"/>
  </w:num>
  <w:num w:numId="32" w16cid:durableId="1018386468">
    <w:abstractNumId w:val="18"/>
  </w:num>
  <w:num w:numId="33" w16cid:durableId="1090158165">
    <w:abstractNumId w:val="29"/>
  </w:num>
  <w:num w:numId="34" w16cid:durableId="922298294">
    <w:abstractNumId w:val="5"/>
  </w:num>
  <w:num w:numId="35" w16cid:durableId="1414089957">
    <w:abstractNumId w:val="39"/>
  </w:num>
  <w:num w:numId="36" w16cid:durableId="1778332323">
    <w:abstractNumId w:val="36"/>
  </w:num>
  <w:num w:numId="37" w16cid:durableId="1183519362">
    <w:abstractNumId w:val="4"/>
  </w:num>
  <w:num w:numId="38" w16cid:durableId="593704987">
    <w:abstractNumId w:val="0"/>
  </w:num>
  <w:num w:numId="39" w16cid:durableId="493881451">
    <w:abstractNumId w:val="0"/>
  </w:num>
  <w:num w:numId="40" w16cid:durableId="1092967390">
    <w:abstractNumId w:val="0"/>
  </w:num>
  <w:num w:numId="41" w16cid:durableId="330068286">
    <w:abstractNumId w:val="37"/>
  </w:num>
  <w:num w:numId="42" w16cid:durableId="1762674784">
    <w:abstractNumId w:val="42"/>
  </w:num>
  <w:num w:numId="43" w16cid:durableId="2129086130">
    <w:abstractNumId w:val="14"/>
  </w:num>
  <w:num w:numId="44" w16cid:durableId="1789473727">
    <w:abstractNumId w:val="2"/>
  </w:num>
  <w:num w:numId="45" w16cid:durableId="1881938688">
    <w:abstractNumId w:val="13"/>
  </w:num>
  <w:num w:numId="46" w16cid:durableId="2126148908">
    <w:abstractNumId w:val="25"/>
  </w:num>
  <w:num w:numId="47" w16cid:durableId="29496076">
    <w:abstractNumId w:val="44"/>
  </w:num>
  <w:num w:numId="48" w16cid:durableId="1865056243">
    <w:abstractNumId w:val="20"/>
  </w:num>
  <w:num w:numId="49" w16cid:durableId="1785424900">
    <w:abstractNumId w:val="26"/>
  </w:num>
  <w:num w:numId="50" w16cid:durableId="533812248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103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By" w:val="EA SEPG, APIS SEPG"/>
    <w:docVar w:name="CreBy" w:val="Amanda Kent "/>
    <w:docVar w:name="CreDat" w:val="25/1/2001"/>
    <w:docVar w:name="DocRef" w:val="GDLN_BRS"/>
    <w:docVar w:name="DocTitle" w:val="Business Requirements Statement (BRS) - Standard"/>
    <w:docVar w:name="ProjName" w:val="Business Systems Services"/>
    <w:docVar w:name="Status" w:val="Approved"/>
    <w:docVar w:name="Version" w:val="1.02"/>
  </w:docVars>
  <w:rsids>
    <w:rsidRoot w:val="00642CB1"/>
    <w:rsid w:val="00002C62"/>
    <w:rsid w:val="0001288C"/>
    <w:rsid w:val="0001377C"/>
    <w:rsid w:val="000203B1"/>
    <w:rsid w:val="0002464A"/>
    <w:rsid w:val="000251F9"/>
    <w:rsid w:val="0002571E"/>
    <w:rsid w:val="00027549"/>
    <w:rsid w:val="00031FC9"/>
    <w:rsid w:val="000350C1"/>
    <w:rsid w:val="00043A92"/>
    <w:rsid w:val="00045EC5"/>
    <w:rsid w:val="00046086"/>
    <w:rsid w:val="00046F07"/>
    <w:rsid w:val="00047019"/>
    <w:rsid w:val="0005085E"/>
    <w:rsid w:val="00054697"/>
    <w:rsid w:val="000546B8"/>
    <w:rsid w:val="000610DF"/>
    <w:rsid w:val="00066A06"/>
    <w:rsid w:val="000674C1"/>
    <w:rsid w:val="00067EF4"/>
    <w:rsid w:val="00076599"/>
    <w:rsid w:val="00081D7B"/>
    <w:rsid w:val="00082620"/>
    <w:rsid w:val="00087D23"/>
    <w:rsid w:val="000921D0"/>
    <w:rsid w:val="000932CB"/>
    <w:rsid w:val="0009509A"/>
    <w:rsid w:val="00096321"/>
    <w:rsid w:val="000A0E3B"/>
    <w:rsid w:val="000A1577"/>
    <w:rsid w:val="000A427E"/>
    <w:rsid w:val="000A42B1"/>
    <w:rsid w:val="000B0ADA"/>
    <w:rsid w:val="000B3BD6"/>
    <w:rsid w:val="000B4DBA"/>
    <w:rsid w:val="000B5862"/>
    <w:rsid w:val="000B605D"/>
    <w:rsid w:val="000B797D"/>
    <w:rsid w:val="000C03B8"/>
    <w:rsid w:val="000C03FB"/>
    <w:rsid w:val="000C488B"/>
    <w:rsid w:val="000D6094"/>
    <w:rsid w:val="000E1F2D"/>
    <w:rsid w:val="000E2B51"/>
    <w:rsid w:val="000E4A13"/>
    <w:rsid w:val="000E5C03"/>
    <w:rsid w:val="000E6215"/>
    <w:rsid w:val="000F6DF6"/>
    <w:rsid w:val="000F7CE5"/>
    <w:rsid w:val="00102500"/>
    <w:rsid w:val="00102D6D"/>
    <w:rsid w:val="00103416"/>
    <w:rsid w:val="00103557"/>
    <w:rsid w:val="00104478"/>
    <w:rsid w:val="001053D5"/>
    <w:rsid w:val="00105874"/>
    <w:rsid w:val="00107457"/>
    <w:rsid w:val="00110DD0"/>
    <w:rsid w:val="00110FBB"/>
    <w:rsid w:val="0011300C"/>
    <w:rsid w:val="001209A6"/>
    <w:rsid w:val="00120A27"/>
    <w:rsid w:val="001221A1"/>
    <w:rsid w:val="0012264D"/>
    <w:rsid w:val="00126F9D"/>
    <w:rsid w:val="0012734B"/>
    <w:rsid w:val="0013249C"/>
    <w:rsid w:val="00134386"/>
    <w:rsid w:val="001351FE"/>
    <w:rsid w:val="001421F8"/>
    <w:rsid w:val="001509C0"/>
    <w:rsid w:val="00150B62"/>
    <w:rsid w:val="00151386"/>
    <w:rsid w:val="001571C1"/>
    <w:rsid w:val="001572E0"/>
    <w:rsid w:val="00160108"/>
    <w:rsid w:val="0016710D"/>
    <w:rsid w:val="00171D91"/>
    <w:rsid w:val="00173421"/>
    <w:rsid w:val="00174637"/>
    <w:rsid w:val="00175533"/>
    <w:rsid w:val="00175D8A"/>
    <w:rsid w:val="001765CB"/>
    <w:rsid w:val="001872AC"/>
    <w:rsid w:val="001876C0"/>
    <w:rsid w:val="00191F23"/>
    <w:rsid w:val="00191FD9"/>
    <w:rsid w:val="0019253C"/>
    <w:rsid w:val="001A103E"/>
    <w:rsid w:val="001A1E5D"/>
    <w:rsid w:val="001A3824"/>
    <w:rsid w:val="001A5518"/>
    <w:rsid w:val="001A7208"/>
    <w:rsid w:val="001B00CB"/>
    <w:rsid w:val="001B0136"/>
    <w:rsid w:val="001B0533"/>
    <w:rsid w:val="001B2F3E"/>
    <w:rsid w:val="001B30F9"/>
    <w:rsid w:val="001B3191"/>
    <w:rsid w:val="001C5B82"/>
    <w:rsid w:val="001C5EB6"/>
    <w:rsid w:val="001C7C9E"/>
    <w:rsid w:val="001D1626"/>
    <w:rsid w:val="001D3BC3"/>
    <w:rsid w:val="001D4EEF"/>
    <w:rsid w:val="001D601C"/>
    <w:rsid w:val="001E089B"/>
    <w:rsid w:val="001E4FB8"/>
    <w:rsid w:val="001E6AB5"/>
    <w:rsid w:val="001F1C19"/>
    <w:rsid w:val="0020105D"/>
    <w:rsid w:val="002027CE"/>
    <w:rsid w:val="00202FA0"/>
    <w:rsid w:val="002047EA"/>
    <w:rsid w:val="00205110"/>
    <w:rsid w:val="0020596D"/>
    <w:rsid w:val="00206467"/>
    <w:rsid w:val="0021047F"/>
    <w:rsid w:val="00213E00"/>
    <w:rsid w:val="00215AA9"/>
    <w:rsid w:val="00215DFA"/>
    <w:rsid w:val="00216608"/>
    <w:rsid w:val="00216D79"/>
    <w:rsid w:val="00223A53"/>
    <w:rsid w:val="00223C43"/>
    <w:rsid w:val="00235B71"/>
    <w:rsid w:val="00236124"/>
    <w:rsid w:val="0024101A"/>
    <w:rsid w:val="002447FA"/>
    <w:rsid w:val="00251D7B"/>
    <w:rsid w:val="00253CD1"/>
    <w:rsid w:val="00256B8B"/>
    <w:rsid w:val="00262769"/>
    <w:rsid w:val="00266572"/>
    <w:rsid w:val="00266A11"/>
    <w:rsid w:val="00267FC0"/>
    <w:rsid w:val="0027233C"/>
    <w:rsid w:val="00273944"/>
    <w:rsid w:val="002759D6"/>
    <w:rsid w:val="00276777"/>
    <w:rsid w:val="00276BA8"/>
    <w:rsid w:val="00281ADC"/>
    <w:rsid w:val="00282A11"/>
    <w:rsid w:val="00285A66"/>
    <w:rsid w:val="00286712"/>
    <w:rsid w:val="00290010"/>
    <w:rsid w:val="00290222"/>
    <w:rsid w:val="00291805"/>
    <w:rsid w:val="00292135"/>
    <w:rsid w:val="00292430"/>
    <w:rsid w:val="0029259D"/>
    <w:rsid w:val="002A1B96"/>
    <w:rsid w:val="002A5183"/>
    <w:rsid w:val="002B2324"/>
    <w:rsid w:val="002B2601"/>
    <w:rsid w:val="002B3AF9"/>
    <w:rsid w:val="002C2143"/>
    <w:rsid w:val="002C239C"/>
    <w:rsid w:val="002C3CFD"/>
    <w:rsid w:val="002C5839"/>
    <w:rsid w:val="002C5E13"/>
    <w:rsid w:val="002C76F7"/>
    <w:rsid w:val="002D06DF"/>
    <w:rsid w:val="002D3A6E"/>
    <w:rsid w:val="002E7E57"/>
    <w:rsid w:val="002F1A7E"/>
    <w:rsid w:val="002F38A8"/>
    <w:rsid w:val="002F6168"/>
    <w:rsid w:val="00301F88"/>
    <w:rsid w:val="003024E8"/>
    <w:rsid w:val="00304143"/>
    <w:rsid w:val="003128FA"/>
    <w:rsid w:val="003136F5"/>
    <w:rsid w:val="00313D60"/>
    <w:rsid w:val="00313ECB"/>
    <w:rsid w:val="00314719"/>
    <w:rsid w:val="00314B79"/>
    <w:rsid w:val="003169A9"/>
    <w:rsid w:val="00317944"/>
    <w:rsid w:val="00321187"/>
    <w:rsid w:val="003246D7"/>
    <w:rsid w:val="00324D9E"/>
    <w:rsid w:val="003302C9"/>
    <w:rsid w:val="00331657"/>
    <w:rsid w:val="00332B50"/>
    <w:rsid w:val="0033373A"/>
    <w:rsid w:val="00336B91"/>
    <w:rsid w:val="00337307"/>
    <w:rsid w:val="00341F6C"/>
    <w:rsid w:val="00345CAF"/>
    <w:rsid w:val="0034740D"/>
    <w:rsid w:val="003505CD"/>
    <w:rsid w:val="00350D4C"/>
    <w:rsid w:val="00351DEB"/>
    <w:rsid w:val="003528BF"/>
    <w:rsid w:val="0035700F"/>
    <w:rsid w:val="003575C8"/>
    <w:rsid w:val="00357D6C"/>
    <w:rsid w:val="0036071B"/>
    <w:rsid w:val="00362394"/>
    <w:rsid w:val="0036427A"/>
    <w:rsid w:val="0036663A"/>
    <w:rsid w:val="00367BDA"/>
    <w:rsid w:val="00371E29"/>
    <w:rsid w:val="00371E6F"/>
    <w:rsid w:val="003820A9"/>
    <w:rsid w:val="00383DFE"/>
    <w:rsid w:val="0038534C"/>
    <w:rsid w:val="00385F0D"/>
    <w:rsid w:val="00386F13"/>
    <w:rsid w:val="00387346"/>
    <w:rsid w:val="00387C94"/>
    <w:rsid w:val="003907F6"/>
    <w:rsid w:val="003923A9"/>
    <w:rsid w:val="00392411"/>
    <w:rsid w:val="00392EBA"/>
    <w:rsid w:val="00394A9A"/>
    <w:rsid w:val="00397BF6"/>
    <w:rsid w:val="003A05E2"/>
    <w:rsid w:val="003A0A96"/>
    <w:rsid w:val="003A701F"/>
    <w:rsid w:val="003A7C25"/>
    <w:rsid w:val="003B0041"/>
    <w:rsid w:val="003B1701"/>
    <w:rsid w:val="003C0375"/>
    <w:rsid w:val="003C1D5B"/>
    <w:rsid w:val="003C4D05"/>
    <w:rsid w:val="003C5CC1"/>
    <w:rsid w:val="003C6358"/>
    <w:rsid w:val="003D1D6C"/>
    <w:rsid w:val="003D47D1"/>
    <w:rsid w:val="003D53D2"/>
    <w:rsid w:val="003D5502"/>
    <w:rsid w:val="003E422B"/>
    <w:rsid w:val="003E4ED5"/>
    <w:rsid w:val="003E743C"/>
    <w:rsid w:val="003F03C2"/>
    <w:rsid w:val="003F7579"/>
    <w:rsid w:val="00401F41"/>
    <w:rsid w:val="004040AB"/>
    <w:rsid w:val="004072DD"/>
    <w:rsid w:val="00410342"/>
    <w:rsid w:val="004205DF"/>
    <w:rsid w:val="004240CB"/>
    <w:rsid w:val="00424E1C"/>
    <w:rsid w:val="004258F5"/>
    <w:rsid w:val="0042728E"/>
    <w:rsid w:val="00427A31"/>
    <w:rsid w:val="004309DD"/>
    <w:rsid w:val="00435562"/>
    <w:rsid w:val="004401E3"/>
    <w:rsid w:val="004452D6"/>
    <w:rsid w:val="004556A3"/>
    <w:rsid w:val="00463464"/>
    <w:rsid w:val="00463CE6"/>
    <w:rsid w:val="00466FA7"/>
    <w:rsid w:val="00467033"/>
    <w:rsid w:val="00470A81"/>
    <w:rsid w:val="00473F77"/>
    <w:rsid w:val="0048297C"/>
    <w:rsid w:val="00482DB8"/>
    <w:rsid w:val="00483BD0"/>
    <w:rsid w:val="004844B1"/>
    <w:rsid w:val="00484680"/>
    <w:rsid w:val="004861E0"/>
    <w:rsid w:val="00496B13"/>
    <w:rsid w:val="004A1C66"/>
    <w:rsid w:val="004A35D6"/>
    <w:rsid w:val="004A5106"/>
    <w:rsid w:val="004A7A82"/>
    <w:rsid w:val="004B5112"/>
    <w:rsid w:val="004C1762"/>
    <w:rsid w:val="004C4CA2"/>
    <w:rsid w:val="004C5105"/>
    <w:rsid w:val="004D5AB4"/>
    <w:rsid w:val="004D7587"/>
    <w:rsid w:val="004E683F"/>
    <w:rsid w:val="004F1B00"/>
    <w:rsid w:val="00502DCD"/>
    <w:rsid w:val="005044DE"/>
    <w:rsid w:val="0050792D"/>
    <w:rsid w:val="00510857"/>
    <w:rsid w:val="0051151D"/>
    <w:rsid w:val="005155CA"/>
    <w:rsid w:val="00516A70"/>
    <w:rsid w:val="00523DBB"/>
    <w:rsid w:val="005263A4"/>
    <w:rsid w:val="005273A3"/>
    <w:rsid w:val="0053171F"/>
    <w:rsid w:val="00531AA3"/>
    <w:rsid w:val="005325B4"/>
    <w:rsid w:val="00534E84"/>
    <w:rsid w:val="00547489"/>
    <w:rsid w:val="005476A5"/>
    <w:rsid w:val="00552407"/>
    <w:rsid w:val="00553F40"/>
    <w:rsid w:val="005576A0"/>
    <w:rsid w:val="00562E84"/>
    <w:rsid w:val="0056590E"/>
    <w:rsid w:val="005674BC"/>
    <w:rsid w:val="00567514"/>
    <w:rsid w:val="00567AC7"/>
    <w:rsid w:val="00571419"/>
    <w:rsid w:val="00572EA0"/>
    <w:rsid w:val="00575317"/>
    <w:rsid w:val="00575C78"/>
    <w:rsid w:val="00577A28"/>
    <w:rsid w:val="00577B1B"/>
    <w:rsid w:val="00580657"/>
    <w:rsid w:val="00583F96"/>
    <w:rsid w:val="005858E3"/>
    <w:rsid w:val="0059081A"/>
    <w:rsid w:val="00593700"/>
    <w:rsid w:val="005966D9"/>
    <w:rsid w:val="00596ED0"/>
    <w:rsid w:val="005A0AAE"/>
    <w:rsid w:val="005A13ED"/>
    <w:rsid w:val="005A39EB"/>
    <w:rsid w:val="005A571D"/>
    <w:rsid w:val="005A5F70"/>
    <w:rsid w:val="005B1E8E"/>
    <w:rsid w:val="005B209F"/>
    <w:rsid w:val="005B248B"/>
    <w:rsid w:val="005B3159"/>
    <w:rsid w:val="005C12D3"/>
    <w:rsid w:val="005C19F1"/>
    <w:rsid w:val="005C4A9D"/>
    <w:rsid w:val="005D189B"/>
    <w:rsid w:val="005D1CF4"/>
    <w:rsid w:val="005D2FBC"/>
    <w:rsid w:val="005D5B38"/>
    <w:rsid w:val="005E29C6"/>
    <w:rsid w:val="005F045A"/>
    <w:rsid w:val="005F1287"/>
    <w:rsid w:val="005F1AC0"/>
    <w:rsid w:val="005F1F1A"/>
    <w:rsid w:val="005F4A2D"/>
    <w:rsid w:val="005F4CC8"/>
    <w:rsid w:val="00600F86"/>
    <w:rsid w:val="006022DA"/>
    <w:rsid w:val="00602386"/>
    <w:rsid w:val="00603F75"/>
    <w:rsid w:val="00604689"/>
    <w:rsid w:val="006077AD"/>
    <w:rsid w:val="00611C05"/>
    <w:rsid w:val="00611D90"/>
    <w:rsid w:val="006134C2"/>
    <w:rsid w:val="00615D70"/>
    <w:rsid w:val="006210F7"/>
    <w:rsid w:val="00621E2B"/>
    <w:rsid w:val="00622AC8"/>
    <w:rsid w:val="00622CD1"/>
    <w:rsid w:val="00624E10"/>
    <w:rsid w:val="00625A73"/>
    <w:rsid w:val="006266DB"/>
    <w:rsid w:val="00627399"/>
    <w:rsid w:val="0062764D"/>
    <w:rsid w:val="0063267C"/>
    <w:rsid w:val="00633832"/>
    <w:rsid w:val="00633B0F"/>
    <w:rsid w:val="0063477D"/>
    <w:rsid w:val="006368C1"/>
    <w:rsid w:val="00642CB1"/>
    <w:rsid w:val="0064492E"/>
    <w:rsid w:val="00647D3A"/>
    <w:rsid w:val="0065017B"/>
    <w:rsid w:val="006520DB"/>
    <w:rsid w:val="00656BF4"/>
    <w:rsid w:val="00657DD4"/>
    <w:rsid w:val="00662229"/>
    <w:rsid w:val="00662723"/>
    <w:rsid w:val="00667E1D"/>
    <w:rsid w:val="00671522"/>
    <w:rsid w:val="0067538D"/>
    <w:rsid w:val="006805DE"/>
    <w:rsid w:val="00683037"/>
    <w:rsid w:val="00684610"/>
    <w:rsid w:val="00686FED"/>
    <w:rsid w:val="006877CA"/>
    <w:rsid w:val="00690523"/>
    <w:rsid w:val="00690956"/>
    <w:rsid w:val="00695DAD"/>
    <w:rsid w:val="006A4010"/>
    <w:rsid w:val="006B373C"/>
    <w:rsid w:val="006B5DD2"/>
    <w:rsid w:val="006C2DDE"/>
    <w:rsid w:val="006C39F4"/>
    <w:rsid w:val="006D2FE7"/>
    <w:rsid w:val="006D6189"/>
    <w:rsid w:val="006E2F9F"/>
    <w:rsid w:val="006E5094"/>
    <w:rsid w:val="006E59B7"/>
    <w:rsid w:val="006E6140"/>
    <w:rsid w:val="006E7D28"/>
    <w:rsid w:val="006F03E1"/>
    <w:rsid w:val="006F38BA"/>
    <w:rsid w:val="006F57F9"/>
    <w:rsid w:val="007009C8"/>
    <w:rsid w:val="0070147B"/>
    <w:rsid w:val="0071672D"/>
    <w:rsid w:val="00716D4A"/>
    <w:rsid w:val="00720A65"/>
    <w:rsid w:val="00726ADE"/>
    <w:rsid w:val="00727E08"/>
    <w:rsid w:val="00727ECD"/>
    <w:rsid w:val="00733BE6"/>
    <w:rsid w:val="00733F3E"/>
    <w:rsid w:val="00733FC9"/>
    <w:rsid w:val="007415E1"/>
    <w:rsid w:val="0074203D"/>
    <w:rsid w:val="00742108"/>
    <w:rsid w:val="00742B93"/>
    <w:rsid w:val="00747511"/>
    <w:rsid w:val="00753818"/>
    <w:rsid w:val="007550C6"/>
    <w:rsid w:val="00755653"/>
    <w:rsid w:val="00763400"/>
    <w:rsid w:val="0077038B"/>
    <w:rsid w:val="00771530"/>
    <w:rsid w:val="00773C71"/>
    <w:rsid w:val="00777705"/>
    <w:rsid w:val="0078069B"/>
    <w:rsid w:val="00782960"/>
    <w:rsid w:val="00785A1E"/>
    <w:rsid w:val="007904CD"/>
    <w:rsid w:val="00794CC4"/>
    <w:rsid w:val="007958B3"/>
    <w:rsid w:val="007A23EC"/>
    <w:rsid w:val="007A4A61"/>
    <w:rsid w:val="007B14A3"/>
    <w:rsid w:val="007B1CAB"/>
    <w:rsid w:val="007B1D76"/>
    <w:rsid w:val="007B32BB"/>
    <w:rsid w:val="007B6600"/>
    <w:rsid w:val="007B797A"/>
    <w:rsid w:val="007C5CC2"/>
    <w:rsid w:val="007C7C62"/>
    <w:rsid w:val="007D3FBF"/>
    <w:rsid w:val="007D5CEA"/>
    <w:rsid w:val="007E121F"/>
    <w:rsid w:val="007E37A3"/>
    <w:rsid w:val="007E42B5"/>
    <w:rsid w:val="007E50EA"/>
    <w:rsid w:val="007E6099"/>
    <w:rsid w:val="007E7F2D"/>
    <w:rsid w:val="007F054F"/>
    <w:rsid w:val="007F27D9"/>
    <w:rsid w:val="007F6021"/>
    <w:rsid w:val="008055F7"/>
    <w:rsid w:val="00807254"/>
    <w:rsid w:val="00815F45"/>
    <w:rsid w:val="00823AE4"/>
    <w:rsid w:val="00823CA4"/>
    <w:rsid w:val="00826CCB"/>
    <w:rsid w:val="00827469"/>
    <w:rsid w:val="008277BD"/>
    <w:rsid w:val="00827CE2"/>
    <w:rsid w:val="0083465C"/>
    <w:rsid w:val="00835298"/>
    <w:rsid w:val="0083567D"/>
    <w:rsid w:val="008378AE"/>
    <w:rsid w:val="00844780"/>
    <w:rsid w:val="008459AF"/>
    <w:rsid w:val="00850AC5"/>
    <w:rsid w:val="00855BC6"/>
    <w:rsid w:val="00862C42"/>
    <w:rsid w:val="00863147"/>
    <w:rsid w:val="00864E2F"/>
    <w:rsid w:val="00865E77"/>
    <w:rsid w:val="00867E3C"/>
    <w:rsid w:val="008704F8"/>
    <w:rsid w:val="00876B55"/>
    <w:rsid w:val="00880187"/>
    <w:rsid w:val="00882F9B"/>
    <w:rsid w:val="00884192"/>
    <w:rsid w:val="008858C7"/>
    <w:rsid w:val="008903DE"/>
    <w:rsid w:val="00892F1A"/>
    <w:rsid w:val="00893DEB"/>
    <w:rsid w:val="00894A4A"/>
    <w:rsid w:val="00896A95"/>
    <w:rsid w:val="008A0BD6"/>
    <w:rsid w:val="008A4AD5"/>
    <w:rsid w:val="008A62FD"/>
    <w:rsid w:val="008A6FE8"/>
    <w:rsid w:val="008B5435"/>
    <w:rsid w:val="008C0D46"/>
    <w:rsid w:val="008C19F1"/>
    <w:rsid w:val="008C30A9"/>
    <w:rsid w:val="008C6D94"/>
    <w:rsid w:val="008C6E30"/>
    <w:rsid w:val="008D1269"/>
    <w:rsid w:val="008D3DBB"/>
    <w:rsid w:val="008D4533"/>
    <w:rsid w:val="008D46FF"/>
    <w:rsid w:val="008D7979"/>
    <w:rsid w:val="008E41A4"/>
    <w:rsid w:val="008E5860"/>
    <w:rsid w:val="008E6411"/>
    <w:rsid w:val="008E7BE9"/>
    <w:rsid w:val="008F160B"/>
    <w:rsid w:val="008F4899"/>
    <w:rsid w:val="00900EFF"/>
    <w:rsid w:val="00907979"/>
    <w:rsid w:val="00907F3B"/>
    <w:rsid w:val="0091001A"/>
    <w:rsid w:val="00921794"/>
    <w:rsid w:val="009228BF"/>
    <w:rsid w:val="00923C4E"/>
    <w:rsid w:val="0092586E"/>
    <w:rsid w:val="00927DBD"/>
    <w:rsid w:val="00930A86"/>
    <w:rsid w:val="00932C02"/>
    <w:rsid w:val="0093310A"/>
    <w:rsid w:val="0094120B"/>
    <w:rsid w:val="009430DC"/>
    <w:rsid w:val="0094403B"/>
    <w:rsid w:val="0094498A"/>
    <w:rsid w:val="00947AC6"/>
    <w:rsid w:val="00950026"/>
    <w:rsid w:val="0095111A"/>
    <w:rsid w:val="00952251"/>
    <w:rsid w:val="009567CF"/>
    <w:rsid w:val="00957797"/>
    <w:rsid w:val="0096291B"/>
    <w:rsid w:val="00963A23"/>
    <w:rsid w:val="00963C2A"/>
    <w:rsid w:val="00965188"/>
    <w:rsid w:val="00966688"/>
    <w:rsid w:val="00970E54"/>
    <w:rsid w:val="00971419"/>
    <w:rsid w:val="00973695"/>
    <w:rsid w:val="00974137"/>
    <w:rsid w:val="009750DE"/>
    <w:rsid w:val="0097608E"/>
    <w:rsid w:val="00980D9E"/>
    <w:rsid w:val="00986C75"/>
    <w:rsid w:val="00987A70"/>
    <w:rsid w:val="009937D1"/>
    <w:rsid w:val="00995065"/>
    <w:rsid w:val="00995E95"/>
    <w:rsid w:val="009975D3"/>
    <w:rsid w:val="009A0131"/>
    <w:rsid w:val="009A05C6"/>
    <w:rsid w:val="009A15E7"/>
    <w:rsid w:val="009A1EF0"/>
    <w:rsid w:val="009A1FFF"/>
    <w:rsid w:val="009A2EFB"/>
    <w:rsid w:val="009A3120"/>
    <w:rsid w:val="009A7618"/>
    <w:rsid w:val="009B05EF"/>
    <w:rsid w:val="009B103A"/>
    <w:rsid w:val="009B38BE"/>
    <w:rsid w:val="009B5F1D"/>
    <w:rsid w:val="009B7384"/>
    <w:rsid w:val="009C0CB2"/>
    <w:rsid w:val="009C390C"/>
    <w:rsid w:val="009C3B4B"/>
    <w:rsid w:val="009C5B46"/>
    <w:rsid w:val="009C7D93"/>
    <w:rsid w:val="009D0A4F"/>
    <w:rsid w:val="009D27FB"/>
    <w:rsid w:val="009D2F8C"/>
    <w:rsid w:val="009D5B90"/>
    <w:rsid w:val="009E2DA1"/>
    <w:rsid w:val="009E3540"/>
    <w:rsid w:val="009E678F"/>
    <w:rsid w:val="009E6FF8"/>
    <w:rsid w:val="009F09B8"/>
    <w:rsid w:val="009F2726"/>
    <w:rsid w:val="009F29C8"/>
    <w:rsid w:val="009F2C7F"/>
    <w:rsid w:val="009F3B14"/>
    <w:rsid w:val="009F3C40"/>
    <w:rsid w:val="009F5683"/>
    <w:rsid w:val="009F605F"/>
    <w:rsid w:val="00A05348"/>
    <w:rsid w:val="00A0618D"/>
    <w:rsid w:val="00A11F50"/>
    <w:rsid w:val="00A1255A"/>
    <w:rsid w:val="00A22F29"/>
    <w:rsid w:val="00A25069"/>
    <w:rsid w:val="00A27C3C"/>
    <w:rsid w:val="00A3191E"/>
    <w:rsid w:val="00A376E6"/>
    <w:rsid w:val="00A41B60"/>
    <w:rsid w:val="00A44627"/>
    <w:rsid w:val="00A45E80"/>
    <w:rsid w:val="00A46C60"/>
    <w:rsid w:val="00A52673"/>
    <w:rsid w:val="00A53549"/>
    <w:rsid w:val="00A5592C"/>
    <w:rsid w:val="00A60F76"/>
    <w:rsid w:val="00A62860"/>
    <w:rsid w:val="00A65960"/>
    <w:rsid w:val="00A664B2"/>
    <w:rsid w:val="00A66B93"/>
    <w:rsid w:val="00A6757C"/>
    <w:rsid w:val="00A700F7"/>
    <w:rsid w:val="00A71159"/>
    <w:rsid w:val="00A740BC"/>
    <w:rsid w:val="00A741FF"/>
    <w:rsid w:val="00A75708"/>
    <w:rsid w:val="00A7691C"/>
    <w:rsid w:val="00A808E0"/>
    <w:rsid w:val="00A80C80"/>
    <w:rsid w:val="00A826B5"/>
    <w:rsid w:val="00A8772E"/>
    <w:rsid w:val="00A90EC4"/>
    <w:rsid w:val="00A93CE7"/>
    <w:rsid w:val="00A94787"/>
    <w:rsid w:val="00AA134F"/>
    <w:rsid w:val="00AA3EA0"/>
    <w:rsid w:val="00AB1866"/>
    <w:rsid w:val="00AB4F8F"/>
    <w:rsid w:val="00AB5119"/>
    <w:rsid w:val="00AE1AA2"/>
    <w:rsid w:val="00AE2BF4"/>
    <w:rsid w:val="00AE72DC"/>
    <w:rsid w:val="00AF0DFE"/>
    <w:rsid w:val="00AF1A74"/>
    <w:rsid w:val="00AF1C49"/>
    <w:rsid w:val="00AF324D"/>
    <w:rsid w:val="00AF370B"/>
    <w:rsid w:val="00B0311B"/>
    <w:rsid w:val="00B071F1"/>
    <w:rsid w:val="00B116B3"/>
    <w:rsid w:val="00B30E36"/>
    <w:rsid w:val="00B36CB7"/>
    <w:rsid w:val="00B373D4"/>
    <w:rsid w:val="00B373D7"/>
    <w:rsid w:val="00B37A72"/>
    <w:rsid w:val="00B37B89"/>
    <w:rsid w:val="00B4239B"/>
    <w:rsid w:val="00B423AB"/>
    <w:rsid w:val="00B447F8"/>
    <w:rsid w:val="00B451B6"/>
    <w:rsid w:val="00B504BF"/>
    <w:rsid w:val="00B5087D"/>
    <w:rsid w:val="00B514EB"/>
    <w:rsid w:val="00B53362"/>
    <w:rsid w:val="00B564E1"/>
    <w:rsid w:val="00B61996"/>
    <w:rsid w:val="00B63CD3"/>
    <w:rsid w:val="00B66274"/>
    <w:rsid w:val="00B66EB6"/>
    <w:rsid w:val="00B7053C"/>
    <w:rsid w:val="00B70DC3"/>
    <w:rsid w:val="00B72E23"/>
    <w:rsid w:val="00B77BAE"/>
    <w:rsid w:val="00B82113"/>
    <w:rsid w:val="00B85A97"/>
    <w:rsid w:val="00B85EDB"/>
    <w:rsid w:val="00B9073C"/>
    <w:rsid w:val="00B90C35"/>
    <w:rsid w:val="00B91373"/>
    <w:rsid w:val="00B927BF"/>
    <w:rsid w:val="00B9538A"/>
    <w:rsid w:val="00BA0A76"/>
    <w:rsid w:val="00BA1893"/>
    <w:rsid w:val="00BA4396"/>
    <w:rsid w:val="00BA62D6"/>
    <w:rsid w:val="00BB25B1"/>
    <w:rsid w:val="00BB3059"/>
    <w:rsid w:val="00BB724C"/>
    <w:rsid w:val="00BC03CE"/>
    <w:rsid w:val="00BC0437"/>
    <w:rsid w:val="00BC237B"/>
    <w:rsid w:val="00BC328D"/>
    <w:rsid w:val="00BC68E3"/>
    <w:rsid w:val="00BC69F4"/>
    <w:rsid w:val="00BC6B01"/>
    <w:rsid w:val="00BC7DEA"/>
    <w:rsid w:val="00BE136E"/>
    <w:rsid w:val="00BE2180"/>
    <w:rsid w:val="00BF0F5E"/>
    <w:rsid w:val="00BF31AA"/>
    <w:rsid w:val="00BF3A66"/>
    <w:rsid w:val="00BF4843"/>
    <w:rsid w:val="00C00277"/>
    <w:rsid w:val="00C00BE1"/>
    <w:rsid w:val="00C01B9A"/>
    <w:rsid w:val="00C01DD7"/>
    <w:rsid w:val="00C028BE"/>
    <w:rsid w:val="00C04E79"/>
    <w:rsid w:val="00C05D40"/>
    <w:rsid w:val="00C10215"/>
    <w:rsid w:val="00C12C1A"/>
    <w:rsid w:val="00C146B8"/>
    <w:rsid w:val="00C157FE"/>
    <w:rsid w:val="00C16B46"/>
    <w:rsid w:val="00C35355"/>
    <w:rsid w:val="00C36259"/>
    <w:rsid w:val="00C407E9"/>
    <w:rsid w:val="00C4129E"/>
    <w:rsid w:val="00C42625"/>
    <w:rsid w:val="00C442A4"/>
    <w:rsid w:val="00C45214"/>
    <w:rsid w:val="00C46594"/>
    <w:rsid w:val="00C517F6"/>
    <w:rsid w:val="00C51C91"/>
    <w:rsid w:val="00C558FA"/>
    <w:rsid w:val="00C610F5"/>
    <w:rsid w:val="00C62FE0"/>
    <w:rsid w:val="00C636AD"/>
    <w:rsid w:val="00C7089A"/>
    <w:rsid w:val="00C765C2"/>
    <w:rsid w:val="00C816C1"/>
    <w:rsid w:val="00C83190"/>
    <w:rsid w:val="00C83BC5"/>
    <w:rsid w:val="00C852B6"/>
    <w:rsid w:val="00C874A6"/>
    <w:rsid w:val="00C878AD"/>
    <w:rsid w:val="00C87E45"/>
    <w:rsid w:val="00C92007"/>
    <w:rsid w:val="00C94215"/>
    <w:rsid w:val="00C94E39"/>
    <w:rsid w:val="00C95817"/>
    <w:rsid w:val="00CA0B11"/>
    <w:rsid w:val="00CA4BC4"/>
    <w:rsid w:val="00CA5EC9"/>
    <w:rsid w:val="00CA63A9"/>
    <w:rsid w:val="00CA7860"/>
    <w:rsid w:val="00CA7C00"/>
    <w:rsid w:val="00CB2AE5"/>
    <w:rsid w:val="00CB3C4D"/>
    <w:rsid w:val="00CB4ED1"/>
    <w:rsid w:val="00CB5192"/>
    <w:rsid w:val="00CB61F9"/>
    <w:rsid w:val="00CB79C1"/>
    <w:rsid w:val="00CB7EFE"/>
    <w:rsid w:val="00CB7F34"/>
    <w:rsid w:val="00CC017D"/>
    <w:rsid w:val="00CC10DB"/>
    <w:rsid w:val="00CC2500"/>
    <w:rsid w:val="00CC50A5"/>
    <w:rsid w:val="00CC5387"/>
    <w:rsid w:val="00CD0279"/>
    <w:rsid w:val="00CD24BE"/>
    <w:rsid w:val="00CD69E9"/>
    <w:rsid w:val="00CE13A2"/>
    <w:rsid w:val="00CE2E27"/>
    <w:rsid w:val="00CF038E"/>
    <w:rsid w:val="00CF0A66"/>
    <w:rsid w:val="00CF11DC"/>
    <w:rsid w:val="00D00A7C"/>
    <w:rsid w:val="00D12C74"/>
    <w:rsid w:val="00D12EA5"/>
    <w:rsid w:val="00D14BAD"/>
    <w:rsid w:val="00D14C66"/>
    <w:rsid w:val="00D14D60"/>
    <w:rsid w:val="00D14D9D"/>
    <w:rsid w:val="00D22B85"/>
    <w:rsid w:val="00D30D8C"/>
    <w:rsid w:val="00D31F78"/>
    <w:rsid w:val="00D367DD"/>
    <w:rsid w:val="00D37FBE"/>
    <w:rsid w:val="00D423F3"/>
    <w:rsid w:val="00D4773E"/>
    <w:rsid w:val="00D54DC4"/>
    <w:rsid w:val="00D55762"/>
    <w:rsid w:val="00D5697F"/>
    <w:rsid w:val="00D56B25"/>
    <w:rsid w:val="00D57622"/>
    <w:rsid w:val="00D61EE9"/>
    <w:rsid w:val="00D62FBA"/>
    <w:rsid w:val="00D631DA"/>
    <w:rsid w:val="00D63233"/>
    <w:rsid w:val="00D63599"/>
    <w:rsid w:val="00D64CA3"/>
    <w:rsid w:val="00D64DC5"/>
    <w:rsid w:val="00D651D8"/>
    <w:rsid w:val="00D65870"/>
    <w:rsid w:val="00D70F0A"/>
    <w:rsid w:val="00D73677"/>
    <w:rsid w:val="00D740EE"/>
    <w:rsid w:val="00D7750F"/>
    <w:rsid w:val="00D84F50"/>
    <w:rsid w:val="00D855C6"/>
    <w:rsid w:val="00D905B1"/>
    <w:rsid w:val="00D96918"/>
    <w:rsid w:val="00D97481"/>
    <w:rsid w:val="00DA5B09"/>
    <w:rsid w:val="00DA60E3"/>
    <w:rsid w:val="00DB1B53"/>
    <w:rsid w:val="00DB30DE"/>
    <w:rsid w:val="00DB4F50"/>
    <w:rsid w:val="00DC0EE9"/>
    <w:rsid w:val="00DC6658"/>
    <w:rsid w:val="00DD1A42"/>
    <w:rsid w:val="00DD2629"/>
    <w:rsid w:val="00DD62D4"/>
    <w:rsid w:val="00DD7EDC"/>
    <w:rsid w:val="00DE1066"/>
    <w:rsid w:val="00DE2D92"/>
    <w:rsid w:val="00DE2F69"/>
    <w:rsid w:val="00DF035D"/>
    <w:rsid w:val="00DF04C4"/>
    <w:rsid w:val="00DF5645"/>
    <w:rsid w:val="00DF5D9F"/>
    <w:rsid w:val="00DF7254"/>
    <w:rsid w:val="00E011EE"/>
    <w:rsid w:val="00E0238A"/>
    <w:rsid w:val="00E0581F"/>
    <w:rsid w:val="00E11810"/>
    <w:rsid w:val="00E16BF2"/>
    <w:rsid w:val="00E20E78"/>
    <w:rsid w:val="00E2160C"/>
    <w:rsid w:val="00E32EFE"/>
    <w:rsid w:val="00E33D9E"/>
    <w:rsid w:val="00E34E26"/>
    <w:rsid w:val="00E409B8"/>
    <w:rsid w:val="00E452D4"/>
    <w:rsid w:val="00E45946"/>
    <w:rsid w:val="00E563AD"/>
    <w:rsid w:val="00E56668"/>
    <w:rsid w:val="00E56805"/>
    <w:rsid w:val="00E6179F"/>
    <w:rsid w:val="00E61DAD"/>
    <w:rsid w:val="00E62808"/>
    <w:rsid w:val="00E629BF"/>
    <w:rsid w:val="00E72847"/>
    <w:rsid w:val="00E752F6"/>
    <w:rsid w:val="00E754B7"/>
    <w:rsid w:val="00E76E4B"/>
    <w:rsid w:val="00E80BAE"/>
    <w:rsid w:val="00E829FF"/>
    <w:rsid w:val="00E8575F"/>
    <w:rsid w:val="00E86D5E"/>
    <w:rsid w:val="00E90404"/>
    <w:rsid w:val="00E92949"/>
    <w:rsid w:val="00EA00E2"/>
    <w:rsid w:val="00EA0D42"/>
    <w:rsid w:val="00EA1C91"/>
    <w:rsid w:val="00EA6900"/>
    <w:rsid w:val="00EB17B8"/>
    <w:rsid w:val="00EB18A1"/>
    <w:rsid w:val="00EB338C"/>
    <w:rsid w:val="00EB6E46"/>
    <w:rsid w:val="00EB7273"/>
    <w:rsid w:val="00EC073E"/>
    <w:rsid w:val="00EC0D63"/>
    <w:rsid w:val="00EC2B75"/>
    <w:rsid w:val="00EC79EB"/>
    <w:rsid w:val="00ED0B14"/>
    <w:rsid w:val="00ED151F"/>
    <w:rsid w:val="00EE2152"/>
    <w:rsid w:val="00EE2A1A"/>
    <w:rsid w:val="00EE3C52"/>
    <w:rsid w:val="00EF069B"/>
    <w:rsid w:val="00EF06EF"/>
    <w:rsid w:val="00EF3D3A"/>
    <w:rsid w:val="00EF4506"/>
    <w:rsid w:val="00EF4EF3"/>
    <w:rsid w:val="00EF6059"/>
    <w:rsid w:val="00F046EC"/>
    <w:rsid w:val="00F04A36"/>
    <w:rsid w:val="00F06CAF"/>
    <w:rsid w:val="00F1073A"/>
    <w:rsid w:val="00F123AE"/>
    <w:rsid w:val="00F1266A"/>
    <w:rsid w:val="00F1644F"/>
    <w:rsid w:val="00F17E26"/>
    <w:rsid w:val="00F2128C"/>
    <w:rsid w:val="00F22BE5"/>
    <w:rsid w:val="00F2361B"/>
    <w:rsid w:val="00F23968"/>
    <w:rsid w:val="00F2581F"/>
    <w:rsid w:val="00F25D0A"/>
    <w:rsid w:val="00F2714A"/>
    <w:rsid w:val="00F33021"/>
    <w:rsid w:val="00F34F86"/>
    <w:rsid w:val="00F367D8"/>
    <w:rsid w:val="00F37F6A"/>
    <w:rsid w:val="00F40500"/>
    <w:rsid w:val="00F407FF"/>
    <w:rsid w:val="00F40E99"/>
    <w:rsid w:val="00F457B4"/>
    <w:rsid w:val="00F50189"/>
    <w:rsid w:val="00F51EEE"/>
    <w:rsid w:val="00F52119"/>
    <w:rsid w:val="00F60BA5"/>
    <w:rsid w:val="00F627EE"/>
    <w:rsid w:val="00F62AC8"/>
    <w:rsid w:val="00F6358D"/>
    <w:rsid w:val="00F64562"/>
    <w:rsid w:val="00F64A5B"/>
    <w:rsid w:val="00F66323"/>
    <w:rsid w:val="00F67EFA"/>
    <w:rsid w:val="00F7204D"/>
    <w:rsid w:val="00F72DB0"/>
    <w:rsid w:val="00F753BF"/>
    <w:rsid w:val="00F75B9E"/>
    <w:rsid w:val="00F820FB"/>
    <w:rsid w:val="00F82F97"/>
    <w:rsid w:val="00F85E2A"/>
    <w:rsid w:val="00F90CA8"/>
    <w:rsid w:val="00F93B52"/>
    <w:rsid w:val="00F969B8"/>
    <w:rsid w:val="00F97686"/>
    <w:rsid w:val="00F97F66"/>
    <w:rsid w:val="00FA0127"/>
    <w:rsid w:val="00FA23F2"/>
    <w:rsid w:val="00FA24AA"/>
    <w:rsid w:val="00FB0F7D"/>
    <w:rsid w:val="00FB0FC6"/>
    <w:rsid w:val="00FB33AE"/>
    <w:rsid w:val="00FB386E"/>
    <w:rsid w:val="00FB5151"/>
    <w:rsid w:val="00FB58CD"/>
    <w:rsid w:val="00FB6ABE"/>
    <w:rsid w:val="00FB6AEF"/>
    <w:rsid w:val="00FC110A"/>
    <w:rsid w:val="00FC54DC"/>
    <w:rsid w:val="00FD1801"/>
    <w:rsid w:val="00FD3B93"/>
    <w:rsid w:val="00FD40E8"/>
    <w:rsid w:val="00FE4E05"/>
    <w:rsid w:val="00FE5AD3"/>
    <w:rsid w:val="00FF0F9B"/>
    <w:rsid w:val="00FF3F72"/>
    <w:rsid w:val="00FF4D8C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74758E"/>
  <w15:docId w15:val="{8AD8300F-564F-4D75-B6A2-A91D9315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4E2F"/>
    <w:pPr>
      <w:ind w:left="567"/>
      <w:jc w:val="both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64E2F"/>
    <w:pPr>
      <w:keepNext/>
      <w:numPr>
        <w:numId w:val="1"/>
      </w:numPr>
      <w:spacing w:before="240" w:after="60"/>
      <w:ind w:right="864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864E2F"/>
    <w:pPr>
      <w:keepNext/>
      <w:numPr>
        <w:ilvl w:val="1"/>
        <w:numId w:val="1"/>
      </w:numPr>
      <w:spacing w:before="240" w:after="60"/>
      <w:ind w:right="864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864E2F"/>
    <w:pPr>
      <w:keepNext/>
      <w:numPr>
        <w:ilvl w:val="2"/>
        <w:numId w:val="1"/>
      </w:numPr>
      <w:spacing w:before="240" w:after="60"/>
      <w:ind w:right="864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864E2F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864E2F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864E2F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864E2F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864E2F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864E2F"/>
    <w:pPr>
      <w:numPr>
        <w:ilvl w:val="8"/>
        <w:numId w:val="1"/>
      </w:numPr>
      <w:spacing w:before="240" w:after="6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  <w:rsid w:val="00864E2F"/>
  </w:style>
  <w:style w:type="character" w:customStyle="1" w:styleId="Document4">
    <w:name w:val="Document 4"/>
    <w:basedOn w:val="DefaultParagraphFont"/>
    <w:rsid w:val="00864E2F"/>
    <w:rPr>
      <w:b/>
      <w:i/>
      <w:sz w:val="20"/>
    </w:rPr>
  </w:style>
  <w:style w:type="character" w:customStyle="1" w:styleId="Document6">
    <w:name w:val="Document 6"/>
    <w:basedOn w:val="DefaultParagraphFont"/>
    <w:rsid w:val="00864E2F"/>
  </w:style>
  <w:style w:type="character" w:customStyle="1" w:styleId="Document5">
    <w:name w:val="Document 5"/>
    <w:basedOn w:val="DefaultParagraphFont"/>
    <w:rsid w:val="00864E2F"/>
  </w:style>
  <w:style w:type="character" w:customStyle="1" w:styleId="Document2">
    <w:name w:val="Document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864E2F"/>
  </w:style>
  <w:style w:type="character" w:customStyle="1" w:styleId="Bibliogrphy">
    <w:name w:val="Bibliogrphy"/>
    <w:basedOn w:val="DefaultParagraphFont"/>
    <w:rsid w:val="00864E2F"/>
  </w:style>
  <w:style w:type="paragraph" w:customStyle="1" w:styleId="RightPar1">
    <w:name w:val="Right Par 1"/>
    <w:rsid w:val="00864E2F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 New" w:hAnsi="Courier New"/>
      <w:lang w:eastAsia="en-US"/>
    </w:rPr>
  </w:style>
  <w:style w:type="paragraph" w:customStyle="1" w:styleId="RightPar2">
    <w:name w:val="Right Par 2"/>
    <w:rsid w:val="00864E2F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 New" w:hAnsi="Courier New"/>
      <w:lang w:eastAsia="en-US"/>
    </w:rPr>
  </w:style>
  <w:style w:type="character" w:customStyle="1" w:styleId="Document3">
    <w:name w:val="Document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RightPar3">
    <w:name w:val="Right Par 3"/>
    <w:rsid w:val="00864E2F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 New" w:hAnsi="Courier New"/>
      <w:lang w:eastAsia="en-US"/>
    </w:rPr>
  </w:style>
  <w:style w:type="paragraph" w:customStyle="1" w:styleId="RightPar4">
    <w:name w:val="Right Par 4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 New" w:hAnsi="Courier New"/>
      <w:lang w:eastAsia="en-US"/>
    </w:rPr>
  </w:style>
  <w:style w:type="paragraph" w:customStyle="1" w:styleId="RightPar5">
    <w:name w:val="Right Par 5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 New" w:hAnsi="Courier New"/>
      <w:lang w:eastAsia="en-US"/>
    </w:rPr>
  </w:style>
  <w:style w:type="paragraph" w:customStyle="1" w:styleId="RightPar6">
    <w:name w:val="Right Par 6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 New" w:hAnsi="Courier New"/>
      <w:lang w:eastAsia="en-US"/>
    </w:rPr>
  </w:style>
  <w:style w:type="paragraph" w:customStyle="1" w:styleId="RightPar7">
    <w:name w:val="Right Par 7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 New" w:hAnsi="Courier New"/>
      <w:lang w:eastAsia="en-US"/>
    </w:rPr>
  </w:style>
  <w:style w:type="paragraph" w:customStyle="1" w:styleId="RightPar8">
    <w:name w:val="Right Par 8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 New" w:hAnsi="Courier New"/>
      <w:lang w:eastAsia="en-US"/>
    </w:rPr>
  </w:style>
  <w:style w:type="paragraph" w:customStyle="1" w:styleId="Document1">
    <w:name w:val="Document 1"/>
    <w:rsid w:val="00864E2F"/>
    <w:pPr>
      <w:keepNext/>
      <w:keepLines/>
      <w:tabs>
        <w:tab w:val="left" w:pos="-720"/>
      </w:tabs>
      <w:suppressAutoHyphens/>
    </w:pPr>
    <w:rPr>
      <w:rFonts w:ascii="Courier New" w:hAnsi="Courier New"/>
      <w:lang w:eastAsia="en-US"/>
    </w:rPr>
  </w:style>
  <w:style w:type="character" w:customStyle="1" w:styleId="TechInit">
    <w:name w:val="Tech Init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5">
    <w:name w:val="Technical 5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6">
    <w:name w:val="Technical 6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character" w:customStyle="1" w:styleId="Technical2">
    <w:name w:val="Technical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Technical3">
    <w:name w:val="Technical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4">
    <w:name w:val="Technical 4"/>
    <w:rsid w:val="00864E2F"/>
    <w:pPr>
      <w:tabs>
        <w:tab w:val="left" w:pos="-720"/>
      </w:tabs>
      <w:suppressAutoHyphens/>
    </w:pPr>
    <w:rPr>
      <w:rFonts w:ascii="Courier New" w:hAnsi="Courier New"/>
      <w:b/>
      <w:lang w:eastAsia="en-US"/>
    </w:rPr>
  </w:style>
  <w:style w:type="character" w:customStyle="1" w:styleId="Technical1">
    <w:name w:val="Technical 1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7">
    <w:name w:val="Technical 7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8">
    <w:name w:val="Technical 8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Pleading">
    <w:name w:val="Pleading"/>
    <w:rsid w:val="00864E2F"/>
    <w:pPr>
      <w:tabs>
        <w:tab w:val="left" w:pos="-720"/>
      </w:tabs>
      <w:suppressAutoHyphens/>
      <w:spacing w:line="240" w:lineRule="exact"/>
    </w:pPr>
    <w:rPr>
      <w:rFonts w:ascii="Courier New" w:hAnsi="Courier New"/>
      <w:lang w:eastAsia="en-US"/>
    </w:rPr>
  </w:style>
  <w:style w:type="character" w:customStyle="1" w:styleId="DocInit">
    <w:name w:val="Doc Init"/>
    <w:basedOn w:val="DefaultParagraphFont"/>
    <w:rsid w:val="00864E2F"/>
  </w:style>
  <w:style w:type="paragraph" w:styleId="TOC1">
    <w:name w:val="toc 1"/>
    <w:basedOn w:val="Heading1"/>
    <w:next w:val="Normal"/>
    <w:uiPriority w:val="39"/>
    <w:rsid w:val="00864E2F"/>
    <w:pPr>
      <w:keepNext w:val="0"/>
      <w:numPr>
        <w:numId w:val="0"/>
      </w:numPr>
      <w:spacing w:before="120" w:after="120"/>
      <w:ind w:right="0"/>
      <w:jc w:val="left"/>
      <w:outlineLvl w:val="9"/>
    </w:pPr>
    <w:rPr>
      <w:caps/>
      <w:kern w:val="0"/>
      <w:sz w:val="20"/>
    </w:rPr>
  </w:style>
  <w:style w:type="paragraph" w:styleId="TOC2">
    <w:name w:val="toc 2"/>
    <w:basedOn w:val="Heading2"/>
    <w:next w:val="Normal"/>
    <w:uiPriority w:val="39"/>
    <w:rsid w:val="00864E2F"/>
    <w:pPr>
      <w:keepNext w:val="0"/>
      <w:numPr>
        <w:ilvl w:val="0"/>
        <w:numId w:val="0"/>
      </w:numPr>
      <w:spacing w:before="0" w:after="0"/>
      <w:ind w:left="240" w:right="0"/>
      <w:jc w:val="left"/>
      <w:outlineLvl w:val="9"/>
    </w:pPr>
    <w:rPr>
      <w:b w:val="0"/>
      <w:smallCaps/>
      <w:sz w:val="20"/>
    </w:rPr>
  </w:style>
  <w:style w:type="paragraph" w:styleId="TOC3">
    <w:name w:val="toc 3"/>
    <w:basedOn w:val="Normal"/>
    <w:next w:val="Normal"/>
    <w:semiHidden/>
    <w:rsid w:val="00864E2F"/>
    <w:pPr>
      <w:ind w:left="480"/>
      <w:jc w:val="left"/>
    </w:pPr>
    <w:rPr>
      <w:i/>
      <w:sz w:val="20"/>
    </w:rPr>
  </w:style>
  <w:style w:type="paragraph" w:styleId="TOC4">
    <w:name w:val="toc 4"/>
    <w:basedOn w:val="Normal"/>
    <w:next w:val="Normal"/>
    <w:semiHidden/>
    <w:rsid w:val="00864E2F"/>
    <w:pPr>
      <w:ind w:left="720"/>
      <w:jc w:val="left"/>
    </w:pPr>
    <w:rPr>
      <w:sz w:val="18"/>
    </w:rPr>
  </w:style>
  <w:style w:type="paragraph" w:styleId="TOC5">
    <w:name w:val="toc 5"/>
    <w:basedOn w:val="Normal"/>
    <w:next w:val="Normal"/>
    <w:semiHidden/>
    <w:rsid w:val="00864E2F"/>
    <w:pPr>
      <w:ind w:left="960"/>
      <w:jc w:val="left"/>
    </w:pPr>
    <w:rPr>
      <w:sz w:val="18"/>
    </w:rPr>
  </w:style>
  <w:style w:type="paragraph" w:styleId="TOC6">
    <w:name w:val="toc 6"/>
    <w:basedOn w:val="Normal"/>
    <w:next w:val="Normal"/>
    <w:semiHidden/>
    <w:rsid w:val="00864E2F"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semiHidden/>
    <w:rsid w:val="00864E2F"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semiHidden/>
    <w:rsid w:val="00864E2F"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semiHidden/>
    <w:rsid w:val="00864E2F"/>
    <w:pPr>
      <w:ind w:left="1920"/>
      <w:jc w:val="left"/>
    </w:pPr>
    <w:rPr>
      <w:sz w:val="18"/>
    </w:rPr>
  </w:style>
  <w:style w:type="paragraph" w:styleId="Index1">
    <w:name w:val="index 1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864E2F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35"/>
    <w:qFormat/>
    <w:rsid w:val="00864E2F"/>
  </w:style>
  <w:style w:type="character" w:customStyle="1" w:styleId="EquationCaption">
    <w:name w:val="_Equation Caption"/>
    <w:rsid w:val="00864E2F"/>
  </w:style>
  <w:style w:type="paragraph" w:styleId="Header">
    <w:name w:val="header"/>
    <w:basedOn w:val="Normal"/>
    <w:link w:val="HeaderChar"/>
    <w:uiPriority w:val="99"/>
    <w:rsid w:val="00864E2F"/>
    <w:pPr>
      <w:pBdr>
        <w:bottom w:val="single" w:sz="6" w:space="1" w:color="auto"/>
      </w:pBdr>
      <w:tabs>
        <w:tab w:val="center" w:pos="4320"/>
        <w:tab w:val="right" w:pos="8640"/>
      </w:tabs>
      <w:ind w:left="0"/>
    </w:pPr>
    <w:rPr>
      <w:sz w:val="16"/>
    </w:rPr>
  </w:style>
  <w:style w:type="paragraph" w:styleId="Footer">
    <w:name w:val="footer"/>
    <w:basedOn w:val="Normal"/>
    <w:link w:val="FooterChar"/>
    <w:uiPriority w:val="99"/>
    <w:rsid w:val="00864E2F"/>
    <w:pPr>
      <w:pBdr>
        <w:top w:val="single" w:sz="6" w:space="1" w:color="auto"/>
      </w:pBdr>
      <w:tabs>
        <w:tab w:val="center" w:pos="-1440"/>
        <w:tab w:val="center" w:pos="4253"/>
        <w:tab w:val="right" w:pos="8640"/>
      </w:tabs>
      <w:spacing w:after="60"/>
      <w:ind w:left="0"/>
    </w:pPr>
    <w:rPr>
      <w:sz w:val="16"/>
    </w:rPr>
  </w:style>
  <w:style w:type="paragraph" w:customStyle="1" w:styleId="Banner">
    <w:name w:val="Banner"/>
    <w:basedOn w:val="Normal"/>
    <w:rsid w:val="00864E2F"/>
    <w:pPr>
      <w:suppressLineNumbers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40" w:lineRule="atLeast"/>
      <w:ind w:hanging="720"/>
    </w:pPr>
    <w:rPr>
      <w:rFonts w:ascii="Helv" w:hAnsi="Helv"/>
      <w:b/>
    </w:rPr>
  </w:style>
  <w:style w:type="character" w:styleId="PageNumber">
    <w:name w:val="page number"/>
    <w:basedOn w:val="DefaultParagraphFont"/>
    <w:rsid w:val="00864E2F"/>
  </w:style>
  <w:style w:type="paragraph" w:styleId="List2">
    <w:name w:val="List 2"/>
    <w:basedOn w:val="Normal"/>
    <w:rsid w:val="00864E2F"/>
    <w:pPr>
      <w:ind w:left="566" w:hanging="283"/>
    </w:pPr>
  </w:style>
  <w:style w:type="paragraph" w:styleId="ListBullet">
    <w:name w:val="List Bullet"/>
    <w:basedOn w:val="Normal"/>
    <w:rsid w:val="00864E2F"/>
    <w:pPr>
      <w:ind w:left="851" w:hanging="284"/>
    </w:pPr>
  </w:style>
  <w:style w:type="paragraph" w:customStyle="1" w:styleId="ListBulletTable">
    <w:name w:val="List Bullet Table"/>
    <w:basedOn w:val="ListBullet"/>
    <w:rsid w:val="00864E2F"/>
    <w:pPr>
      <w:ind w:left="284"/>
    </w:pPr>
  </w:style>
  <w:style w:type="paragraph" w:customStyle="1" w:styleId="TableHead">
    <w:name w:val="TableHead"/>
    <w:basedOn w:val="Normal"/>
    <w:rsid w:val="00864E2F"/>
    <w:pPr>
      <w:ind w:left="0"/>
      <w:jc w:val="center"/>
    </w:pPr>
    <w:rPr>
      <w:b/>
    </w:rPr>
  </w:style>
  <w:style w:type="paragraph" w:customStyle="1" w:styleId="TableText">
    <w:name w:val="TableText"/>
    <w:basedOn w:val="Normal"/>
    <w:rsid w:val="00864E2F"/>
    <w:pPr>
      <w:ind w:left="0"/>
    </w:pPr>
  </w:style>
  <w:style w:type="paragraph" w:customStyle="1" w:styleId="ListNumbered">
    <w:name w:val="List Numbered"/>
    <w:basedOn w:val="ListBullet"/>
    <w:rsid w:val="00864E2F"/>
    <w:pPr>
      <w:ind w:left="850" w:hanging="283"/>
    </w:pPr>
  </w:style>
  <w:style w:type="paragraph" w:customStyle="1" w:styleId="ListNumberedTable">
    <w:name w:val="List Numbered Table"/>
    <w:basedOn w:val="ListNumbered"/>
    <w:rsid w:val="00864E2F"/>
    <w:pPr>
      <w:ind w:left="284" w:hanging="284"/>
    </w:pPr>
  </w:style>
  <w:style w:type="paragraph" w:styleId="BodyText">
    <w:name w:val="Body Text"/>
    <w:basedOn w:val="Normal"/>
    <w:rsid w:val="00864E2F"/>
    <w:pPr>
      <w:ind w:left="0"/>
    </w:pPr>
    <w:rPr>
      <w:rFonts w:ascii="Arial" w:hAnsi="Arial"/>
      <w:sz w:val="22"/>
      <w:lang w:val="en-US"/>
    </w:rPr>
  </w:style>
  <w:style w:type="paragraph" w:styleId="ListBullet2">
    <w:name w:val="List Bullet 2"/>
    <w:basedOn w:val="Normal"/>
    <w:rsid w:val="00864E2F"/>
    <w:pPr>
      <w:tabs>
        <w:tab w:val="num" w:pos="643"/>
      </w:tabs>
      <w:ind w:left="643" w:hanging="360"/>
      <w:jc w:val="left"/>
    </w:pPr>
    <w:rPr>
      <w:rFonts w:ascii="Arial" w:hAnsi="Arial"/>
    </w:rPr>
  </w:style>
  <w:style w:type="paragraph" w:styleId="ListBullet5">
    <w:name w:val="List Bullet 5"/>
    <w:basedOn w:val="Normal"/>
    <w:rsid w:val="00864E2F"/>
    <w:pPr>
      <w:tabs>
        <w:tab w:val="num" w:pos="360"/>
      </w:tabs>
      <w:ind w:left="0"/>
      <w:jc w:val="left"/>
    </w:pPr>
    <w:rPr>
      <w:rFonts w:ascii="Arial" w:hAnsi="Arial"/>
    </w:rPr>
  </w:style>
  <w:style w:type="paragraph" w:styleId="NormalIndent">
    <w:name w:val="Normal Indent"/>
    <w:basedOn w:val="Normal"/>
    <w:rsid w:val="00864E2F"/>
    <w:pPr>
      <w:ind w:left="720"/>
      <w:jc w:val="left"/>
    </w:pPr>
    <w:rPr>
      <w:rFonts w:ascii="Arial" w:hAnsi="Arial"/>
    </w:rPr>
  </w:style>
  <w:style w:type="paragraph" w:styleId="Title">
    <w:name w:val="Title"/>
    <w:basedOn w:val="Normal"/>
    <w:qFormat/>
    <w:rsid w:val="00864E2F"/>
    <w:pPr>
      <w:spacing w:before="240" w:after="60"/>
      <w:ind w:left="0"/>
      <w:jc w:val="center"/>
    </w:pPr>
    <w:rPr>
      <w:rFonts w:ascii="Arial" w:hAnsi="Arial"/>
      <w:b/>
      <w:kern w:val="28"/>
      <w:sz w:val="32"/>
      <w:lang w:val="en-US"/>
    </w:rPr>
  </w:style>
  <w:style w:type="paragraph" w:styleId="BodyText2">
    <w:name w:val="Body Text 2"/>
    <w:basedOn w:val="Normal"/>
    <w:rsid w:val="00864E2F"/>
  </w:style>
  <w:style w:type="paragraph" w:customStyle="1" w:styleId="tatement">
    <w:name w:val="tatement"/>
    <w:basedOn w:val="Normal"/>
    <w:rsid w:val="00864E2F"/>
    <w:pPr>
      <w:ind w:left="0"/>
      <w:jc w:val="left"/>
    </w:pPr>
  </w:style>
  <w:style w:type="paragraph" w:styleId="BodyTextIndent">
    <w:name w:val="Body Text Indent"/>
    <w:basedOn w:val="Normal"/>
    <w:rsid w:val="00864E2F"/>
  </w:style>
  <w:style w:type="paragraph" w:styleId="BalloonText">
    <w:name w:val="Balloon Text"/>
    <w:basedOn w:val="Normal"/>
    <w:semiHidden/>
    <w:rsid w:val="00642C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33FC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F04A36"/>
    <w:rPr>
      <w:sz w:val="16"/>
      <w:szCs w:val="16"/>
    </w:rPr>
  </w:style>
  <w:style w:type="paragraph" w:styleId="CommentText">
    <w:name w:val="annotation text"/>
    <w:basedOn w:val="Normal"/>
    <w:semiHidden/>
    <w:rsid w:val="00F04A36"/>
    <w:rPr>
      <w:sz w:val="20"/>
    </w:rPr>
  </w:style>
  <w:style w:type="paragraph" w:styleId="CommentSubject">
    <w:name w:val="annotation subject"/>
    <w:basedOn w:val="CommentText"/>
    <w:next w:val="CommentText"/>
    <w:semiHidden/>
    <w:rsid w:val="00F04A36"/>
    <w:rPr>
      <w:b/>
      <w:bCs/>
    </w:rPr>
  </w:style>
  <w:style w:type="paragraph" w:styleId="DocumentMap">
    <w:name w:val="Document Map"/>
    <w:basedOn w:val="Normal"/>
    <w:semiHidden/>
    <w:rsid w:val="00777705"/>
    <w:pPr>
      <w:shd w:val="clear" w:color="auto" w:fill="000080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D70F0A"/>
    <w:rPr>
      <w:sz w:val="16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70F0A"/>
    <w:rPr>
      <w:sz w:val="16"/>
      <w:lang w:val="en-GB" w:eastAsia="en-US"/>
    </w:rPr>
  </w:style>
  <w:style w:type="paragraph" w:customStyle="1" w:styleId="Default">
    <w:name w:val="Default"/>
    <w:rsid w:val="00AE72DC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753BF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table" w:styleId="TableGrid">
    <w:name w:val="Table Grid"/>
    <w:basedOn w:val="TableNormal"/>
    <w:uiPriority w:val="59"/>
    <w:rsid w:val="00EF450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A5B09"/>
  </w:style>
  <w:style w:type="table" w:styleId="TableClassic1">
    <w:name w:val="Table Classic 1"/>
    <w:basedOn w:val="TableNormal"/>
    <w:rsid w:val="00892F1A"/>
    <w:pPr>
      <w:ind w:left="56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1D3BC3"/>
    <w:pPr>
      <w:ind w:left="567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CC50A5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E817A-3090-4BDE-8B8B-010A46153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21</Pages>
  <Words>2906</Words>
  <Characters>16567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DHL General purpose document layout</vt:lpstr>
    </vt:vector>
  </TitlesOfParts>
  <Company>DHL Systems Limited</Company>
  <LinksUpToDate>false</LinksUpToDate>
  <CharactersWithSpaces>19435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DHL General purpose document layout</dc:title>
  <dc:subject/>
  <dc:creator>dhl systems</dc:creator>
  <cp:keywords/>
  <dc:description/>
  <cp:lastModifiedBy>sanjana oza</cp:lastModifiedBy>
  <cp:revision>100</cp:revision>
  <cp:lastPrinted>2011-03-29T09:14:00Z</cp:lastPrinted>
  <dcterms:created xsi:type="dcterms:W3CDTF">2025-12-05T13:47:00Z</dcterms:created>
  <dcterms:modified xsi:type="dcterms:W3CDTF">2025-12-09T15:24:00Z</dcterms:modified>
</cp:coreProperties>
</file>